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45DB" w14:textId="77777777" w:rsidR="005C37C3" w:rsidRDefault="00000000">
      <w:pPr>
        <w:pStyle w:val="af6"/>
        <w:widowControl w:val="0"/>
        <w:snapToGrid w:val="0"/>
        <w:spacing w:beforeLines="20" w:before="62" w:line="360" w:lineRule="auto"/>
        <w:ind w:firstLineChars="200" w:firstLine="560"/>
        <w:jc w:val="both"/>
        <w:rPr>
          <w:rFonts w:eastAsia="楷体"/>
          <w:sz w:val="28"/>
          <w:szCs w:val="28"/>
        </w:rPr>
      </w:pPr>
      <w:r>
        <w:rPr>
          <w:rFonts w:eastAsia="楷体" w:hint="eastAsia"/>
          <w:noProof/>
          <w:sz w:val="28"/>
          <w:szCs w:val="28"/>
        </w:rPr>
        <mc:AlternateContent>
          <mc:Choice Requires="wps">
            <w:drawing>
              <wp:anchor distT="0" distB="0" distL="114300" distR="114300" simplePos="0" relativeHeight="251659264" behindDoc="0" locked="0" layoutInCell="1" allowOverlap="1" wp14:anchorId="2196B584" wp14:editId="2DBE4127">
                <wp:simplePos x="0" y="0"/>
                <wp:positionH relativeFrom="column">
                  <wp:posOffset>-28575</wp:posOffset>
                </wp:positionH>
                <wp:positionV relativeFrom="paragraph">
                  <wp:posOffset>-428625</wp:posOffset>
                </wp:positionV>
                <wp:extent cx="1085850" cy="2857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8585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36BAE3" w14:textId="77777777" w:rsidR="005C37C3" w:rsidRDefault="00000000">
                            <w:pPr>
                              <w:rPr>
                                <w:rFonts w:eastAsia="楷体"/>
                                <w:kern w:val="0"/>
                                <w:sz w:val="18"/>
                                <w:szCs w:val="18"/>
                              </w:rPr>
                            </w:pPr>
                            <w:r>
                              <w:rPr>
                                <w:rFonts w:eastAsia="微软雅黑"/>
                                <w:color w:val="000000"/>
                                <w:sz w:val="18"/>
                                <w:szCs w:val="18"/>
                                <w:shd w:val="clear" w:color="auto" w:fill="FFFFFF"/>
                              </w:rPr>
                              <w:t>2026D0071IN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5pt;margin-top:-33.75pt;height:22.5pt;width:85.5pt;z-index:251659264;mso-width-relative:page;mso-height-relative:page;" filled="f" stroked="f" coordsize="21600,21600" o:gfxdata="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YEJ0X2QAAAAoBAAAPAAAAAAAAAAEAIAAAACIAAABkcnMvZG93&#10;bnJldi54bWxQSwECFAAUAAAACACHTuJAThdlgTgCAABmBAAADgAAAAAAAAABACAAAAAoAQAAZHJz&#10;L2Uyb0RvYy54bWxQSwUGAAAAAAYABgBZAQAA0gUAAAAA&#10;">
                <v:fill on="f" focussize="0,0"/>
                <v:stroke on="f" weight="0.5pt"/>
                <v:imagedata o:title=""/>
                <o:lock v:ext="edit" aspectratio="f"/>
                <v:textbox>
                  <w:txbxContent>
                    <w:p w14:paraId="30752D65">
                      <w:pPr>
                        <w:rPr>
                          <w:rFonts w:eastAsia="楷体"/>
                          <w:kern w:val="0"/>
                          <w:sz w:val="18"/>
                          <w:szCs w:val="18"/>
                        </w:rPr>
                      </w:pPr>
                      <w:r>
                        <w:rPr>
                          <w:rFonts w:eastAsia="微软雅黑"/>
                          <w:color w:val="000000"/>
                          <w:sz w:val="18"/>
                          <w:szCs w:val="18"/>
                          <w:shd w:val="clear" w:color="auto" w:fill="FFFFFF"/>
                        </w:rPr>
                        <w:t>2026D0071IN</w:t>
                      </w:r>
                    </w:p>
                  </w:txbxContent>
                </v:textbox>
              </v:shape>
            </w:pict>
          </mc:Fallback>
        </mc:AlternateContent>
      </w:r>
      <w:r>
        <w:rPr>
          <w:rFonts w:eastAsia="楷体" w:hint="eastAsia"/>
          <w:sz w:val="28"/>
          <w:szCs w:val="28"/>
        </w:rPr>
        <w:t>本申请提供了一种风电叶片服役性能感知应变传感器布局方法及系统，包括：将叶片几何参数</w:t>
      </w:r>
      <w:proofErr w:type="gramStart"/>
      <w:r>
        <w:rPr>
          <w:rFonts w:eastAsia="楷体" w:hint="eastAsia"/>
          <w:sz w:val="28"/>
          <w:szCs w:val="28"/>
        </w:rPr>
        <w:t>和层合材料</w:t>
      </w:r>
      <w:proofErr w:type="gramEnd"/>
      <w:r>
        <w:rPr>
          <w:rFonts w:eastAsia="楷体" w:hint="eastAsia"/>
          <w:sz w:val="28"/>
          <w:szCs w:val="28"/>
        </w:rPr>
        <w:t>参数及制造的扰动参数输入至构建的出厂有限元数字孪生模型，输出出厂叶片的初始应力状态数据；加载多工况扰动载荷，构建服役有限元数字孪生模型，获得服役环境下的全场节点三维应变数据矩阵及关键性能参数；根据叶片功能区划分，在每个功能区内生成候选应变传感器布置点集合；建立包括决策变量、目标函数与约束条件的传感器布局闭环优化模型，采用迭代优化算法对传感器布局闭环优化模型进行求解，得到应变传感器的最优布局方案。本申请提高了应变传感器布置方案的鲁棒性和适应性，实现了叶片全场结构响应的高精度感知的闭环优化。</w:t>
      </w:r>
    </w:p>
    <w:p w14:paraId="4837C623" w14:textId="77777777" w:rsidR="005C37C3" w:rsidRDefault="005C37C3">
      <w:pPr>
        <w:pStyle w:val="af6"/>
        <w:widowControl w:val="0"/>
        <w:snapToGrid w:val="0"/>
        <w:spacing w:beforeLines="20" w:before="62" w:line="360" w:lineRule="auto"/>
        <w:ind w:firstLineChars="200" w:firstLine="480"/>
        <w:jc w:val="both"/>
        <w:rPr>
          <w:rFonts w:ascii="楷体" w:eastAsia="楷体" w:hAnsi="楷体" w:cs="楷体" w:hint="eastAsia"/>
        </w:rPr>
        <w:sectPr w:rsidR="005C37C3">
          <w:headerReference w:type="default" r:id="rId9"/>
          <w:footerReference w:type="even" r:id="rId10"/>
          <w:footerReference w:type="default" r:id="rId11"/>
          <w:pgSz w:w="11906" w:h="16838"/>
          <w:pgMar w:top="1418" w:right="1418" w:bottom="851" w:left="1418" w:header="851" w:footer="992" w:gutter="0"/>
          <w:lnNumType w:countBy="5"/>
          <w:cols w:space="720"/>
          <w:docGrid w:type="lines" w:linePitch="312"/>
        </w:sectPr>
      </w:pPr>
    </w:p>
    <w:p w14:paraId="1EB915EB" w14:textId="77777777" w:rsidR="005C37C3" w:rsidRDefault="00000000">
      <w:pPr>
        <w:tabs>
          <w:tab w:val="left" w:pos="-567"/>
        </w:tabs>
        <w:ind w:leftChars="-270" w:left="-567"/>
        <w:jc w:val="center"/>
        <w:rPr>
          <w:rFonts w:ascii="楷体" w:eastAsia="楷体" w:hAnsi="楷体" w:cs="楷体" w:hint="eastAsia"/>
        </w:rPr>
      </w:pPr>
      <w:r>
        <w:rPr>
          <w:rFonts w:ascii="楷体" w:eastAsia="楷体" w:hAnsi="楷体" w:cs="楷体" w:hint="eastAsia"/>
        </w:rPr>
        <w:lastRenderedPageBreak/>
        <w:t>（指定图1为摘要附图）</w:t>
      </w:r>
    </w:p>
    <w:p w14:paraId="3D8A8CBF" w14:textId="77777777" w:rsidR="005C37C3" w:rsidRDefault="005C37C3">
      <w:pPr>
        <w:tabs>
          <w:tab w:val="left" w:pos="-567"/>
        </w:tabs>
        <w:ind w:leftChars="-270" w:left="-567"/>
        <w:jc w:val="center"/>
        <w:rPr>
          <w:rFonts w:ascii="楷体" w:eastAsia="楷体" w:hAnsi="楷体" w:cs="楷体" w:hint="eastAsia"/>
        </w:rPr>
      </w:pPr>
    </w:p>
    <w:p w14:paraId="074653F5" w14:textId="77777777" w:rsidR="005C37C3" w:rsidRDefault="005C37C3">
      <w:pPr>
        <w:pStyle w:val="20"/>
        <w:spacing w:after="0" w:line="500" w:lineRule="exact"/>
        <w:ind w:leftChars="0" w:left="0" w:firstLineChars="0" w:firstLine="0"/>
        <w:rPr>
          <w:rFonts w:ascii="楷体" w:eastAsia="楷体" w:hAnsi="楷体" w:cs="楷体" w:hint="eastAsia"/>
        </w:rPr>
        <w:sectPr w:rsidR="005C37C3">
          <w:headerReference w:type="default" r:id="rId12"/>
          <w:pgSz w:w="11906" w:h="16838"/>
          <w:pgMar w:top="1418" w:right="1418" w:bottom="851" w:left="1418" w:header="851" w:footer="992" w:gutter="0"/>
          <w:lnNumType w:countBy="5"/>
          <w:pgNumType w:start="1"/>
          <w:cols w:space="720"/>
          <w:docGrid w:type="lines" w:linePitch="312"/>
        </w:sectPr>
      </w:pPr>
    </w:p>
    <w:p w14:paraId="300F85F1" w14:textId="77777777" w:rsidR="005C37C3" w:rsidRDefault="00000000">
      <w:pPr>
        <w:pStyle w:val="af6"/>
        <w:widowControl w:val="0"/>
        <w:snapToGrid w:val="0"/>
        <w:spacing w:beforeLines="20" w:before="62" w:line="360" w:lineRule="auto"/>
        <w:ind w:firstLineChars="202" w:firstLine="566"/>
        <w:jc w:val="both"/>
        <w:rPr>
          <w:rFonts w:eastAsia="楷体"/>
          <w:sz w:val="28"/>
          <w:szCs w:val="28"/>
        </w:rPr>
      </w:pPr>
      <w:bookmarkStart w:id="0" w:name="OLE_LINK20"/>
      <w:r>
        <w:rPr>
          <w:rFonts w:eastAsia="楷体" w:hint="eastAsia"/>
          <w:sz w:val="28"/>
          <w:szCs w:val="28"/>
        </w:rPr>
        <w:lastRenderedPageBreak/>
        <w:t>1.</w:t>
      </w:r>
      <w:r>
        <w:rPr>
          <w:rFonts w:eastAsia="楷体" w:hint="eastAsia"/>
          <w:sz w:val="28"/>
          <w:szCs w:val="28"/>
        </w:rPr>
        <w:t>一种风电叶片服役性能感知应变传感器布局方法</w:t>
      </w:r>
      <w:r>
        <w:rPr>
          <w:rFonts w:eastAsia="楷体"/>
          <w:sz w:val="28"/>
          <w:szCs w:val="28"/>
        </w:rPr>
        <w:t>，其特征在于，</w:t>
      </w:r>
      <w:bookmarkStart w:id="1" w:name="OLE_LINK43"/>
      <w:bookmarkEnd w:id="0"/>
      <w:r>
        <w:rPr>
          <w:rFonts w:eastAsia="楷体" w:hint="eastAsia"/>
          <w:sz w:val="28"/>
          <w:szCs w:val="28"/>
        </w:rPr>
        <w:t>包括：</w:t>
      </w:r>
    </w:p>
    <w:p w14:paraId="5E924145" w14:textId="77777777" w:rsidR="005C37C3" w:rsidRDefault="00000000">
      <w:pPr>
        <w:pStyle w:val="af6"/>
        <w:widowControl w:val="0"/>
        <w:snapToGrid w:val="0"/>
        <w:spacing w:beforeLines="20" w:before="62" w:line="360" w:lineRule="auto"/>
        <w:ind w:firstLineChars="202" w:firstLine="566"/>
        <w:rPr>
          <w:rFonts w:eastAsia="楷体"/>
          <w:sz w:val="28"/>
          <w:szCs w:val="28"/>
          <w:lang w:bidi="ar"/>
        </w:rPr>
      </w:pPr>
      <w:r>
        <w:rPr>
          <w:rFonts w:eastAsia="楷体" w:hint="eastAsia"/>
          <w:sz w:val="28"/>
          <w:szCs w:val="28"/>
          <w:lang w:bidi="ar"/>
        </w:rPr>
        <w:t>S1</w:t>
      </w:r>
      <w:r>
        <w:rPr>
          <w:rFonts w:eastAsia="楷体" w:hint="eastAsia"/>
          <w:sz w:val="28"/>
          <w:szCs w:val="28"/>
          <w:lang w:bidi="ar"/>
        </w:rPr>
        <w:t>、构建出厂有限元数字孪生模型，将获取的叶片几何参数</w:t>
      </w:r>
      <w:proofErr w:type="gramStart"/>
      <w:r>
        <w:rPr>
          <w:rFonts w:eastAsia="楷体" w:hint="eastAsia"/>
          <w:sz w:val="28"/>
          <w:szCs w:val="28"/>
          <w:lang w:bidi="ar"/>
        </w:rPr>
        <w:t>和层合材料</w:t>
      </w:r>
      <w:proofErr w:type="gramEnd"/>
      <w:r>
        <w:rPr>
          <w:rFonts w:eastAsia="楷体" w:hint="eastAsia"/>
          <w:sz w:val="28"/>
          <w:szCs w:val="28"/>
          <w:lang w:bidi="ar"/>
        </w:rPr>
        <w:t>参数及制造的扰动参数输入至所述出厂有限元数字孪生模型，对叶片关键结构区域进行网格划分，生成叶片的各节点坐标和各节点材料属性</w:t>
      </w:r>
      <w:r>
        <w:rPr>
          <w:rFonts w:eastAsia="楷体"/>
          <w:sz w:val="28"/>
          <w:szCs w:val="28"/>
          <w:lang w:bidi="ar"/>
        </w:rPr>
        <w:t>，并输出初始应力状态数据；</w:t>
      </w:r>
    </w:p>
    <w:p w14:paraId="2BDEE24A" w14:textId="77777777" w:rsidR="005C37C3" w:rsidRDefault="00000000">
      <w:pPr>
        <w:pStyle w:val="af6"/>
        <w:widowControl w:val="0"/>
        <w:snapToGrid w:val="0"/>
        <w:spacing w:beforeLines="20" w:before="62" w:line="360" w:lineRule="auto"/>
        <w:ind w:firstLineChars="202" w:firstLine="566"/>
        <w:rPr>
          <w:rFonts w:eastAsia="楷体"/>
          <w:sz w:val="28"/>
          <w:szCs w:val="28"/>
          <w:lang w:bidi="ar"/>
        </w:rPr>
      </w:pPr>
      <w:r>
        <w:rPr>
          <w:rFonts w:eastAsia="楷体"/>
          <w:sz w:val="28"/>
          <w:szCs w:val="28"/>
          <w:lang w:bidi="ar"/>
        </w:rPr>
        <w:t>S2</w:t>
      </w:r>
      <w:r>
        <w:rPr>
          <w:rFonts w:eastAsia="楷体"/>
          <w:sz w:val="28"/>
          <w:szCs w:val="28"/>
          <w:lang w:bidi="ar"/>
        </w:rPr>
        <w:t>、基于所述出厂有限元数字孪生模型及叶片的各节点坐标、各节点材料属性及初始应力状态数据，根据运行监测数据，在服役环境下加载多工况扰动载荷，将所述出厂有限元数字孪生模型转化为服役有限元数字孪生模型，基于所述服役有限元数字孪生模型，获得服役环境下的全场节点三维应变数据矩阵及关键性能参数；</w:t>
      </w:r>
    </w:p>
    <w:p w14:paraId="209BEBC7" w14:textId="77777777" w:rsidR="005C37C3" w:rsidRDefault="00000000">
      <w:pPr>
        <w:pStyle w:val="af6"/>
        <w:widowControl w:val="0"/>
        <w:snapToGrid w:val="0"/>
        <w:spacing w:beforeLines="20" w:before="62" w:line="360" w:lineRule="auto"/>
        <w:ind w:firstLineChars="202" w:firstLine="566"/>
        <w:rPr>
          <w:rFonts w:eastAsia="楷体"/>
          <w:sz w:val="28"/>
          <w:szCs w:val="28"/>
          <w:lang w:bidi="ar"/>
        </w:rPr>
      </w:pPr>
      <w:r>
        <w:rPr>
          <w:rFonts w:eastAsia="楷体"/>
          <w:sz w:val="28"/>
          <w:szCs w:val="28"/>
          <w:lang w:bidi="ar"/>
        </w:rPr>
        <w:t>S3</w:t>
      </w:r>
      <w:r>
        <w:rPr>
          <w:rFonts w:eastAsia="楷体"/>
          <w:sz w:val="28"/>
          <w:szCs w:val="28"/>
          <w:lang w:bidi="ar"/>
        </w:rPr>
        <w:t>、根据叶片功能区划分，在每个功能区内生成候选应变传感器布置点集合；</w:t>
      </w:r>
    </w:p>
    <w:p w14:paraId="18B1024B" w14:textId="77777777" w:rsidR="005C37C3" w:rsidRDefault="00000000">
      <w:pPr>
        <w:pStyle w:val="af6"/>
        <w:widowControl w:val="0"/>
        <w:snapToGrid w:val="0"/>
        <w:spacing w:beforeLines="20" w:before="62" w:line="360" w:lineRule="auto"/>
        <w:ind w:firstLineChars="202" w:firstLine="566"/>
        <w:rPr>
          <w:rFonts w:eastAsia="楷体"/>
          <w:sz w:val="28"/>
          <w:szCs w:val="28"/>
          <w:lang w:bidi="ar"/>
        </w:rPr>
      </w:pPr>
      <w:r>
        <w:rPr>
          <w:rFonts w:eastAsia="楷体"/>
          <w:sz w:val="28"/>
          <w:szCs w:val="28"/>
          <w:lang w:bidi="ar"/>
        </w:rPr>
        <w:t>S4</w:t>
      </w:r>
      <w:r>
        <w:rPr>
          <w:rFonts w:eastAsia="楷体"/>
          <w:sz w:val="28"/>
          <w:szCs w:val="28"/>
          <w:lang w:bidi="ar"/>
        </w:rPr>
        <w:t>、以所述候选应变传感器布置点集合中的应变传感器布置点为决策变量，以所述全场节点三维应变数据矩阵为优化输入，并结合设置的目标函数、约束条件以及叶片关键结构区域的权重系数，构建传感器布局闭环优化模型；</w:t>
      </w:r>
    </w:p>
    <w:p w14:paraId="59B1B848" w14:textId="77777777" w:rsidR="005C37C3" w:rsidRDefault="00000000">
      <w:pPr>
        <w:pStyle w:val="af6"/>
        <w:widowControl w:val="0"/>
        <w:snapToGrid w:val="0"/>
        <w:spacing w:beforeLines="20" w:before="62" w:line="360" w:lineRule="auto"/>
        <w:ind w:firstLineChars="202" w:firstLine="566"/>
        <w:rPr>
          <w:rFonts w:eastAsia="楷体"/>
          <w:sz w:val="28"/>
          <w:szCs w:val="28"/>
        </w:rPr>
      </w:pPr>
      <w:r>
        <w:rPr>
          <w:rFonts w:eastAsia="楷体"/>
          <w:sz w:val="28"/>
          <w:szCs w:val="28"/>
          <w:lang w:bidi="ar"/>
        </w:rPr>
        <w:t>S5</w:t>
      </w:r>
      <w:r>
        <w:rPr>
          <w:rFonts w:eastAsia="楷体"/>
          <w:sz w:val="28"/>
          <w:szCs w:val="28"/>
          <w:lang w:bidi="ar"/>
        </w:rPr>
        <w:t>、采用迭代优化算法对所述传感器布局闭环优化模型进行求解，得到应变传感器的布置位置和数量。</w:t>
      </w:r>
    </w:p>
    <w:p w14:paraId="11F79579" w14:textId="77777777" w:rsidR="005C37C3" w:rsidRDefault="00000000">
      <w:pPr>
        <w:pStyle w:val="af6"/>
        <w:widowControl w:val="0"/>
        <w:snapToGrid w:val="0"/>
        <w:spacing w:beforeLines="20" w:before="62" w:line="360" w:lineRule="auto"/>
        <w:ind w:firstLineChars="202" w:firstLine="566"/>
        <w:rPr>
          <w:rFonts w:eastAsia="楷体"/>
          <w:sz w:val="28"/>
          <w:szCs w:val="28"/>
        </w:rPr>
      </w:pPr>
      <w:r>
        <w:rPr>
          <w:rFonts w:eastAsia="楷体"/>
          <w:sz w:val="28"/>
          <w:szCs w:val="28"/>
        </w:rPr>
        <w:t>2.</w:t>
      </w:r>
      <w:r>
        <w:rPr>
          <w:rFonts w:eastAsia="楷体"/>
          <w:sz w:val="28"/>
          <w:szCs w:val="28"/>
        </w:rPr>
        <w:t>根据权利要求</w:t>
      </w:r>
      <w:r>
        <w:rPr>
          <w:rFonts w:eastAsia="楷体"/>
          <w:sz w:val="28"/>
          <w:szCs w:val="28"/>
        </w:rPr>
        <w:t>1</w:t>
      </w:r>
      <w:r>
        <w:rPr>
          <w:rFonts w:eastAsia="楷体"/>
          <w:sz w:val="28"/>
          <w:szCs w:val="28"/>
        </w:rPr>
        <w:t>所述的一种风电叶片服役性能感知应变传感器布局方法，其特征在于，所述布局方法还包括：</w:t>
      </w:r>
    </w:p>
    <w:p w14:paraId="622E0B56" w14:textId="77777777" w:rsidR="005C37C3" w:rsidRDefault="00000000">
      <w:pPr>
        <w:pStyle w:val="af6"/>
        <w:widowControl w:val="0"/>
        <w:snapToGrid w:val="0"/>
        <w:spacing w:beforeLines="20" w:before="62" w:line="360" w:lineRule="auto"/>
        <w:ind w:firstLineChars="202" w:firstLine="566"/>
        <w:rPr>
          <w:rFonts w:eastAsia="楷体"/>
          <w:sz w:val="28"/>
          <w:szCs w:val="28"/>
        </w:rPr>
      </w:pPr>
      <w:r>
        <w:rPr>
          <w:rFonts w:eastAsia="楷体"/>
          <w:sz w:val="28"/>
          <w:szCs w:val="28"/>
          <w:lang w:bidi="ar"/>
        </w:rPr>
        <w:t>S6</w:t>
      </w:r>
      <w:r>
        <w:rPr>
          <w:rFonts w:eastAsia="楷体"/>
          <w:sz w:val="28"/>
          <w:szCs w:val="28"/>
          <w:lang w:bidi="ar"/>
        </w:rPr>
        <w:t>、基于得到的所述应变传感器的布置位置和数量，对叶片服役阶段全场应变进行重构，反演关键性能参数，计算误差指标并生成应变传感器感知精度与鲁棒性报告</w:t>
      </w:r>
      <w:r>
        <w:rPr>
          <w:rFonts w:eastAsia="楷体"/>
          <w:sz w:val="28"/>
          <w:szCs w:val="28"/>
        </w:rPr>
        <w:t>。</w:t>
      </w:r>
    </w:p>
    <w:p w14:paraId="1B75CDEB" w14:textId="77777777" w:rsidR="005C37C3" w:rsidRDefault="00000000">
      <w:pPr>
        <w:pStyle w:val="af6"/>
        <w:widowControl w:val="0"/>
        <w:snapToGrid w:val="0"/>
        <w:spacing w:beforeLines="20" w:before="62" w:line="360" w:lineRule="auto"/>
        <w:ind w:firstLineChars="202" w:firstLine="566"/>
        <w:rPr>
          <w:rFonts w:eastAsia="楷体"/>
          <w:sz w:val="28"/>
          <w:szCs w:val="28"/>
        </w:rPr>
      </w:pPr>
      <w:r>
        <w:rPr>
          <w:rFonts w:eastAsia="楷体"/>
          <w:sz w:val="28"/>
          <w:szCs w:val="28"/>
        </w:rPr>
        <w:t>3.</w:t>
      </w:r>
      <w:r>
        <w:rPr>
          <w:rFonts w:eastAsia="楷体"/>
          <w:sz w:val="28"/>
          <w:szCs w:val="28"/>
        </w:rPr>
        <w:t>根据权利要求</w:t>
      </w:r>
      <w:r>
        <w:rPr>
          <w:rFonts w:eastAsia="楷体"/>
          <w:sz w:val="28"/>
          <w:szCs w:val="28"/>
        </w:rPr>
        <w:t>1</w:t>
      </w:r>
      <w:r>
        <w:rPr>
          <w:rFonts w:eastAsia="楷体"/>
          <w:sz w:val="28"/>
          <w:szCs w:val="28"/>
        </w:rPr>
        <w:t>所述的一种风电叶片服役性能感知应变传感器布局方法，其特征在于，</w:t>
      </w:r>
      <w:r>
        <w:rPr>
          <w:rFonts w:eastAsia="楷体"/>
          <w:sz w:val="28"/>
          <w:szCs w:val="28"/>
        </w:rPr>
        <w:t>S1</w:t>
      </w:r>
      <w:r>
        <w:rPr>
          <w:rFonts w:eastAsia="楷体"/>
          <w:sz w:val="28"/>
          <w:szCs w:val="28"/>
        </w:rPr>
        <w:t>中，构建出厂有限元数字孪生模型包括：构建叶片的</w:t>
      </w:r>
      <w:r>
        <w:rPr>
          <w:rFonts w:eastAsia="楷体"/>
          <w:sz w:val="28"/>
          <w:szCs w:val="28"/>
        </w:rPr>
        <w:lastRenderedPageBreak/>
        <w:t>出厂有限元模型，结合叶片的出厂检测和试验测量数据对所述出厂有限元模型的叶片几何参数、层</w:t>
      </w:r>
      <w:proofErr w:type="gramStart"/>
      <w:r>
        <w:rPr>
          <w:rFonts w:eastAsia="楷体"/>
          <w:sz w:val="28"/>
          <w:szCs w:val="28"/>
        </w:rPr>
        <w:t>合材料</w:t>
      </w:r>
      <w:proofErr w:type="gramEnd"/>
      <w:r>
        <w:rPr>
          <w:rFonts w:eastAsia="楷体"/>
          <w:sz w:val="28"/>
          <w:szCs w:val="28"/>
        </w:rPr>
        <w:t>参数及边界条件进行校准，使所述出厂有限元模型演化为与实体叶片状态一致的出厂有限元数字孪生模型。</w:t>
      </w:r>
    </w:p>
    <w:p w14:paraId="11696486" w14:textId="77777777" w:rsidR="005C37C3" w:rsidRDefault="00000000">
      <w:pPr>
        <w:pStyle w:val="af6"/>
        <w:widowControl w:val="0"/>
        <w:snapToGrid w:val="0"/>
        <w:spacing w:beforeLines="20" w:before="62" w:line="360" w:lineRule="auto"/>
        <w:ind w:firstLineChars="202" w:firstLine="566"/>
        <w:rPr>
          <w:rFonts w:eastAsia="楷体"/>
          <w:sz w:val="28"/>
          <w:szCs w:val="28"/>
        </w:rPr>
      </w:pPr>
      <w:r>
        <w:rPr>
          <w:rFonts w:eastAsia="楷体"/>
          <w:sz w:val="28"/>
          <w:szCs w:val="28"/>
        </w:rPr>
        <w:t>4.</w:t>
      </w:r>
      <w:r>
        <w:rPr>
          <w:rFonts w:eastAsia="楷体"/>
          <w:sz w:val="28"/>
          <w:szCs w:val="28"/>
        </w:rPr>
        <w:t>根据权利要求</w:t>
      </w:r>
      <w:r>
        <w:rPr>
          <w:rFonts w:eastAsia="楷体"/>
          <w:sz w:val="28"/>
          <w:szCs w:val="28"/>
        </w:rPr>
        <w:t>3</w:t>
      </w:r>
      <w:r>
        <w:rPr>
          <w:rFonts w:eastAsia="楷体"/>
          <w:sz w:val="28"/>
          <w:szCs w:val="28"/>
        </w:rPr>
        <w:t>所述的一种风电叶片服役性能感知应变传感器布局方法，其特征在于，所述叶片几何参数包括叶片长度、弦高和翼型分布。</w:t>
      </w:r>
    </w:p>
    <w:p w14:paraId="13422C58" w14:textId="77777777" w:rsidR="005C37C3" w:rsidRDefault="00000000">
      <w:pPr>
        <w:pStyle w:val="af6"/>
        <w:widowControl w:val="0"/>
        <w:snapToGrid w:val="0"/>
        <w:spacing w:beforeLines="20" w:before="62" w:line="360" w:lineRule="auto"/>
        <w:ind w:firstLineChars="202" w:firstLine="566"/>
        <w:rPr>
          <w:rFonts w:eastAsia="楷体"/>
          <w:sz w:val="28"/>
          <w:szCs w:val="28"/>
        </w:rPr>
      </w:pPr>
      <w:r>
        <w:rPr>
          <w:rFonts w:eastAsia="楷体"/>
          <w:sz w:val="28"/>
          <w:szCs w:val="28"/>
        </w:rPr>
        <w:t>5.</w:t>
      </w:r>
      <w:r>
        <w:rPr>
          <w:rFonts w:eastAsia="楷体"/>
          <w:sz w:val="28"/>
          <w:szCs w:val="28"/>
        </w:rPr>
        <w:t>根据权利要求</w:t>
      </w:r>
      <w:r>
        <w:rPr>
          <w:rFonts w:eastAsia="楷体"/>
          <w:sz w:val="28"/>
          <w:szCs w:val="28"/>
        </w:rPr>
        <w:t>3</w:t>
      </w:r>
      <w:r>
        <w:rPr>
          <w:rFonts w:eastAsia="楷体"/>
          <w:sz w:val="28"/>
          <w:szCs w:val="28"/>
        </w:rPr>
        <w:t>所述的一种风电叶片服役性能感知应变传感器布局方法，其特征在于，所述层</w:t>
      </w:r>
      <w:proofErr w:type="gramStart"/>
      <w:r>
        <w:rPr>
          <w:rFonts w:eastAsia="楷体"/>
          <w:sz w:val="28"/>
          <w:szCs w:val="28"/>
        </w:rPr>
        <w:t>合材料</w:t>
      </w:r>
      <w:proofErr w:type="gramEnd"/>
      <w:r>
        <w:rPr>
          <w:rFonts w:eastAsia="楷体"/>
          <w:sz w:val="28"/>
          <w:szCs w:val="28"/>
        </w:rPr>
        <w:t>参数包括层</w:t>
      </w:r>
      <w:proofErr w:type="gramStart"/>
      <w:r>
        <w:rPr>
          <w:rFonts w:eastAsia="楷体"/>
          <w:sz w:val="28"/>
          <w:szCs w:val="28"/>
        </w:rPr>
        <w:t>合材料</w:t>
      </w:r>
      <w:proofErr w:type="gramEnd"/>
      <w:r>
        <w:rPr>
          <w:rFonts w:eastAsia="楷体"/>
          <w:sz w:val="28"/>
          <w:szCs w:val="28"/>
        </w:rPr>
        <w:t>厚度、</w:t>
      </w:r>
      <w:proofErr w:type="gramStart"/>
      <w:r>
        <w:rPr>
          <w:rFonts w:eastAsia="楷体"/>
          <w:sz w:val="28"/>
          <w:szCs w:val="28"/>
        </w:rPr>
        <w:t>弹性模量和层合</w:t>
      </w:r>
      <w:proofErr w:type="gramEnd"/>
      <w:r>
        <w:rPr>
          <w:rFonts w:eastAsia="楷体"/>
          <w:sz w:val="28"/>
          <w:szCs w:val="28"/>
        </w:rPr>
        <w:t>顺序。</w:t>
      </w:r>
    </w:p>
    <w:p w14:paraId="6CABE044" w14:textId="77777777" w:rsidR="005C37C3" w:rsidRDefault="00000000">
      <w:pPr>
        <w:pStyle w:val="af6"/>
        <w:widowControl w:val="0"/>
        <w:snapToGrid w:val="0"/>
        <w:spacing w:beforeLines="20" w:before="62" w:line="360" w:lineRule="auto"/>
        <w:ind w:firstLineChars="202" w:firstLine="566"/>
        <w:jc w:val="both"/>
        <w:rPr>
          <w:rFonts w:eastAsia="楷体"/>
          <w:sz w:val="28"/>
          <w:szCs w:val="28"/>
          <w:lang w:bidi="ar"/>
        </w:rPr>
      </w:pPr>
      <w:r>
        <w:rPr>
          <w:rFonts w:eastAsia="楷体" w:hint="eastAsia"/>
          <w:sz w:val="28"/>
          <w:szCs w:val="28"/>
        </w:rPr>
        <w:t>6.</w:t>
      </w:r>
      <w:r>
        <w:rPr>
          <w:rFonts w:eastAsia="楷体" w:hint="eastAsia"/>
          <w:sz w:val="28"/>
          <w:szCs w:val="28"/>
        </w:rPr>
        <w:t>根据权利要求</w:t>
      </w:r>
      <w:r>
        <w:rPr>
          <w:rFonts w:eastAsia="楷体" w:hint="eastAsia"/>
          <w:sz w:val="28"/>
          <w:szCs w:val="28"/>
        </w:rPr>
        <w:t>1</w:t>
      </w:r>
      <w:r>
        <w:rPr>
          <w:rFonts w:eastAsia="楷体" w:hint="eastAsia"/>
          <w:sz w:val="28"/>
          <w:szCs w:val="28"/>
        </w:rPr>
        <w:t>所述的一种风电叶片服役性能感知应变传感器布局方法，其特征在于，</w:t>
      </w:r>
      <w:r>
        <w:rPr>
          <w:rFonts w:eastAsia="楷体" w:hint="eastAsia"/>
          <w:sz w:val="28"/>
          <w:szCs w:val="28"/>
          <w:lang w:bidi="ar"/>
        </w:rPr>
        <w:t>所述叶片关键结构区域包括</w:t>
      </w:r>
      <w:r>
        <w:rPr>
          <w:rFonts w:eastAsia="楷体" w:hint="eastAsia"/>
          <w:sz w:val="28"/>
          <w:szCs w:val="28"/>
        </w:rPr>
        <w:t>根部区、过渡区、主承载区</w:t>
      </w:r>
      <w:r>
        <w:rPr>
          <w:rFonts w:eastAsia="楷体"/>
          <w:sz w:val="28"/>
          <w:szCs w:val="28"/>
        </w:rPr>
        <w:t>、</w:t>
      </w:r>
      <w:r>
        <w:rPr>
          <w:rFonts w:eastAsia="楷体" w:hint="eastAsia"/>
          <w:sz w:val="28"/>
          <w:szCs w:val="28"/>
        </w:rPr>
        <w:t>叶尖区</w:t>
      </w:r>
      <w:r>
        <w:rPr>
          <w:rFonts w:eastAsia="楷体" w:hint="eastAsia"/>
          <w:sz w:val="28"/>
          <w:szCs w:val="28"/>
          <w:lang w:bidi="ar"/>
        </w:rPr>
        <w:t>。</w:t>
      </w:r>
    </w:p>
    <w:p w14:paraId="18C788AB" w14:textId="77777777" w:rsidR="005C37C3" w:rsidRDefault="00000000">
      <w:pPr>
        <w:pStyle w:val="af6"/>
        <w:widowControl w:val="0"/>
        <w:snapToGrid w:val="0"/>
        <w:spacing w:beforeLines="20" w:before="62" w:line="360" w:lineRule="auto"/>
        <w:ind w:firstLineChars="202" w:firstLine="566"/>
        <w:jc w:val="both"/>
        <w:rPr>
          <w:rFonts w:eastAsia="楷体"/>
          <w:sz w:val="28"/>
          <w:szCs w:val="28"/>
          <w:lang w:bidi="ar"/>
        </w:rPr>
      </w:pPr>
      <w:r>
        <w:rPr>
          <w:rFonts w:eastAsia="楷体" w:hint="eastAsia"/>
          <w:sz w:val="28"/>
          <w:szCs w:val="28"/>
          <w:lang w:bidi="ar"/>
        </w:rPr>
        <w:t>7.</w:t>
      </w:r>
      <w:r>
        <w:rPr>
          <w:rFonts w:eastAsia="楷体" w:hint="eastAsia"/>
          <w:sz w:val="28"/>
          <w:szCs w:val="28"/>
          <w:lang w:bidi="ar"/>
        </w:rPr>
        <w:t>根据权利要求</w:t>
      </w:r>
      <w:r>
        <w:rPr>
          <w:rFonts w:eastAsia="楷体" w:hint="eastAsia"/>
          <w:sz w:val="28"/>
          <w:szCs w:val="28"/>
          <w:lang w:bidi="ar"/>
        </w:rPr>
        <w:t>1</w:t>
      </w:r>
      <w:r>
        <w:rPr>
          <w:rFonts w:eastAsia="楷体" w:hint="eastAsia"/>
          <w:sz w:val="28"/>
          <w:szCs w:val="28"/>
          <w:lang w:bidi="ar"/>
        </w:rPr>
        <w:t>所述的一种风电叶片服役性能感知应变传感器布局方法，其特征在于，所述关键性能参数包括根部区的根部应力、过渡区或腹板区域的剪力响应、主承载区的主梁弯矩、以及叶尖区的位移或应变响应。</w:t>
      </w:r>
    </w:p>
    <w:p w14:paraId="39D2B441" w14:textId="77777777" w:rsidR="005C37C3" w:rsidRDefault="00000000">
      <w:pPr>
        <w:pStyle w:val="af6"/>
        <w:widowControl w:val="0"/>
        <w:snapToGrid w:val="0"/>
        <w:spacing w:beforeLines="20" w:before="62" w:line="360" w:lineRule="auto"/>
        <w:ind w:firstLineChars="202" w:firstLine="566"/>
        <w:jc w:val="both"/>
        <w:rPr>
          <w:rFonts w:eastAsia="楷体"/>
          <w:sz w:val="28"/>
          <w:szCs w:val="28"/>
          <w:lang w:bidi="ar"/>
        </w:rPr>
      </w:pPr>
      <w:r>
        <w:rPr>
          <w:rFonts w:eastAsia="楷体" w:hint="eastAsia"/>
          <w:sz w:val="28"/>
          <w:szCs w:val="28"/>
          <w:lang w:bidi="ar"/>
        </w:rPr>
        <w:t>8.</w:t>
      </w:r>
      <w:r>
        <w:rPr>
          <w:rFonts w:eastAsia="楷体" w:hint="eastAsia"/>
          <w:sz w:val="28"/>
          <w:szCs w:val="28"/>
          <w:lang w:bidi="ar"/>
        </w:rPr>
        <w:t>根据权利要求</w:t>
      </w:r>
      <w:r>
        <w:rPr>
          <w:rFonts w:eastAsia="楷体" w:hint="eastAsia"/>
          <w:sz w:val="28"/>
          <w:szCs w:val="28"/>
          <w:lang w:bidi="ar"/>
        </w:rPr>
        <w:t>1</w:t>
      </w:r>
      <w:r>
        <w:rPr>
          <w:rFonts w:eastAsia="楷体" w:hint="eastAsia"/>
          <w:sz w:val="28"/>
          <w:szCs w:val="28"/>
          <w:lang w:bidi="ar"/>
        </w:rPr>
        <w:t>所述的一种风电叶片服役性能感知应变传感器布局方法，其特征在于，所述候选应变传感器布置点集合中候选应变传感器布置点的间距不小于预设最小间距，且候选应变传感器布置点集合中不包括不可安装应变传感器的布置点。</w:t>
      </w:r>
    </w:p>
    <w:p w14:paraId="6359FAED" w14:textId="77777777" w:rsidR="005C37C3" w:rsidRDefault="00000000">
      <w:pPr>
        <w:pStyle w:val="af6"/>
        <w:widowControl w:val="0"/>
        <w:snapToGrid w:val="0"/>
        <w:spacing w:beforeLines="20" w:before="62" w:line="360" w:lineRule="auto"/>
        <w:ind w:firstLineChars="202" w:firstLine="566"/>
        <w:jc w:val="both"/>
        <w:rPr>
          <w:rFonts w:eastAsia="楷体"/>
          <w:sz w:val="28"/>
          <w:szCs w:val="28"/>
        </w:rPr>
      </w:pPr>
      <w:r>
        <w:rPr>
          <w:rFonts w:eastAsia="楷体" w:hint="eastAsia"/>
          <w:sz w:val="28"/>
          <w:szCs w:val="28"/>
          <w:lang w:bidi="ar"/>
        </w:rPr>
        <w:t>9.</w:t>
      </w:r>
      <w:r>
        <w:rPr>
          <w:rFonts w:eastAsia="楷体" w:hint="eastAsia"/>
          <w:sz w:val="28"/>
          <w:szCs w:val="28"/>
          <w:lang w:bidi="ar"/>
        </w:rPr>
        <w:t>根据权利要求</w:t>
      </w:r>
      <w:r>
        <w:rPr>
          <w:rFonts w:eastAsia="楷体" w:hint="eastAsia"/>
          <w:sz w:val="28"/>
          <w:szCs w:val="28"/>
          <w:lang w:bidi="ar"/>
        </w:rPr>
        <w:t>1</w:t>
      </w:r>
      <w:r>
        <w:rPr>
          <w:rFonts w:eastAsia="楷体" w:hint="eastAsia"/>
          <w:sz w:val="28"/>
          <w:szCs w:val="28"/>
          <w:lang w:bidi="ar"/>
        </w:rPr>
        <w:t>所述的一种风电叶片服役性能感知</w:t>
      </w:r>
      <w:r>
        <w:rPr>
          <w:rFonts w:eastAsia="楷体" w:hint="eastAsia"/>
          <w:sz w:val="28"/>
          <w:szCs w:val="28"/>
        </w:rPr>
        <w:t>应变传感器布局方法，其特征在于，所述决策变量为</w:t>
      </w:r>
      <w:r>
        <w:rPr>
          <w:rFonts w:eastAsia="楷体" w:hint="eastAsia"/>
          <w:sz w:val="28"/>
          <w:szCs w:val="28"/>
          <w:lang w:bidi="ar"/>
        </w:rPr>
        <w:t>应变传感器布置点集合中的应变传感器布置点。</w:t>
      </w:r>
    </w:p>
    <w:p w14:paraId="0DFC43B9" w14:textId="77777777" w:rsidR="005C37C3" w:rsidRDefault="00000000">
      <w:pPr>
        <w:pStyle w:val="af6"/>
        <w:widowControl w:val="0"/>
        <w:snapToGrid w:val="0"/>
        <w:spacing w:beforeLines="20" w:before="62" w:line="360" w:lineRule="auto"/>
        <w:ind w:firstLineChars="202" w:firstLine="566"/>
        <w:jc w:val="both"/>
        <w:rPr>
          <w:rFonts w:eastAsia="楷体"/>
          <w:sz w:val="28"/>
          <w:szCs w:val="28"/>
        </w:rPr>
      </w:pPr>
      <w:r>
        <w:rPr>
          <w:rFonts w:eastAsia="楷体"/>
          <w:sz w:val="28"/>
          <w:szCs w:val="28"/>
        </w:rPr>
        <w:t>10</w:t>
      </w:r>
      <w:r>
        <w:rPr>
          <w:rFonts w:eastAsia="楷体" w:hint="eastAsia"/>
          <w:sz w:val="28"/>
          <w:szCs w:val="28"/>
        </w:rPr>
        <w:t>.</w:t>
      </w:r>
      <w:r>
        <w:rPr>
          <w:rFonts w:eastAsia="楷体" w:hint="eastAsia"/>
          <w:sz w:val="28"/>
          <w:szCs w:val="28"/>
        </w:rPr>
        <w:t>根据</w:t>
      </w:r>
      <w:bookmarkStart w:id="2" w:name="_Hlk227077732"/>
      <w:r>
        <w:rPr>
          <w:rFonts w:eastAsia="楷体" w:hint="eastAsia"/>
          <w:sz w:val="28"/>
          <w:szCs w:val="28"/>
        </w:rPr>
        <w:t>权利要求</w:t>
      </w:r>
      <w:bookmarkEnd w:id="2"/>
      <w:r>
        <w:rPr>
          <w:rFonts w:eastAsia="楷体"/>
          <w:sz w:val="28"/>
          <w:szCs w:val="28"/>
        </w:rPr>
        <w:t>9</w:t>
      </w:r>
      <w:r>
        <w:rPr>
          <w:rFonts w:eastAsia="楷体" w:hint="eastAsia"/>
          <w:sz w:val="28"/>
          <w:szCs w:val="28"/>
        </w:rPr>
        <w:t>所述的一种风电叶片服役性能感知应变传感器布局方法，其特征在于，</w:t>
      </w:r>
      <w:r>
        <w:rPr>
          <w:rFonts w:eastAsia="楷体" w:hint="eastAsia"/>
          <w:sz w:val="28"/>
          <w:szCs w:val="28"/>
          <w:lang w:bidi="ar"/>
        </w:rPr>
        <w:t>所述目标函数为叶片全场节点三维应变重构误差最小</w:t>
      </w:r>
      <w:r>
        <w:rPr>
          <w:rFonts w:eastAsia="楷体"/>
          <w:sz w:val="28"/>
          <w:szCs w:val="28"/>
        </w:rPr>
        <w:t>。</w:t>
      </w:r>
    </w:p>
    <w:p w14:paraId="21BEB9B8" w14:textId="77777777" w:rsidR="005C37C3" w:rsidRDefault="00000000">
      <w:pPr>
        <w:pStyle w:val="af6"/>
        <w:widowControl w:val="0"/>
        <w:snapToGrid w:val="0"/>
        <w:spacing w:beforeLines="20" w:before="62" w:line="360" w:lineRule="auto"/>
        <w:ind w:firstLineChars="202" w:firstLine="566"/>
        <w:jc w:val="both"/>
        <w:rPr>
          <w:rFonts w:eastAsia="楷体"/>
          <w:sz w:val="28"/>
          <w:szCs w:val="28"/>
        </w:rPr>
      </w:pPr>
      <w:r>
        <w:rPr>
          <w:rFonts w:eastAsia="楷体"/>
          <w:sz w:val="28"/>
          <w:szCs w:val="28"/>
        </w:rPr>
        <w:t>11</w:t>
      </w:r>
      <w:r>
        <w:rPr>
          <w:rFonts w:eastAsia="楷体" w:hint="eastAsia"/>
          <w:sz w:val="28"/>
          <w:szCs w:val="28"/>
        </w:rPr>
        <w:t>.</w:t>
      </w:r>
      <w:r>
        <w:rPr>
          <w:rFonts w:eastAsia="楷体" w:hint="eastAsia"/>
          <w:sz w:val="28"/>
          <w:szCs w:val="28"/>
        </w:rPr>
        <w:t>根据权利要求</w:t>
      </w:r>
      <w:r>
        <w:rPr>
          <w:rFonts w:eastAsia="楷体"/>
          <w:sz w:val="28"/>
          <w:szCs w:val="28"/>
        </w:rPr>
        <w:t>10</w:t>
      </w:r>
      <w:r>
        <w:rPr>
          <w:rFonts w:eastAsia="楷体" w:hint="eastAsia"/>
          <w:sz w:val="28"/>
          <w:szCs w:val="28"/>
        </w:rPr>
        <w:t>所述的一种风电叶片服役性能感知应变传感器布局方法，其特征在于，所述约束条件为应变传感器布置总数不超出预设数量上</w:t>
      </w:r>
      <w:r>
        <w:rPr>
          <w:rFonts w:eastAsia="楷体" w:hint="eastAsia"/>
          <w:sz w:val="28"/>
          <w:szCs w:val="28"/>
        </w:rPr>
        <w:lastRenderedPageBreak/>
        <w:t>限</w:t>
      </w:r>
      <w:r>
        <w:rPr>
          <w:rFonts w:eastAsia="楷体"/>
          <w:sz w:val="28"/>
          <w:szCs w:val="28"/>
        </w:rPr>
        <w:t>。</w:t>
      </w:r>
    </w:p>
    <w:p w14:paraId="2CE79373" w14:textId="77777777" w:rsidR="005C37C3" w:rsidRDefault="00000000">
      <w:pPr>
        <w:pStyle w:val="af6"/>
        <w:widowControl w:val="0"/>
        <w:snapToGrid w:val="0"/>
        <w:spacing w:beforeLines="20" w:before="62" w:line="360" w:lineRule="auto"/>
        <w:ind w:firstLineChars="202" w:firstLine="566"/>
        <w:jc w:val="both"/>
        <w:rPr>
          <w:rFonts w:eastAsia="楷体"/>
          <w:sz w:val="28"/>
          <w:szCs w:val="28"/>
          <w:lang w:bidi="ar"/>
        </w:rPr>
      </w:pPr>
      <w:r>
        <w:rPr>
          <w:rFonts w:eastAsia="楷体"/>
          <w:sz w:val="28"/>
          <w:szCs w:val="28"/>
        </w:rPr>
        <w:t>12.</w:t>
      </w:r>
      <w:r>
        <w:rPr>
          <w:rFonts w:eastAsia="楷体" w:hint="eastAsia"/>
          <w:sz w:val="28"/>
          <w:szCs w:val="28"/>
          <w:lang w:bidi="ar"/>
        </w:rPr>
        <w:t>根据权利要求</w:t>
      </w:r>
      <w:r>
        <w:rPr>
          <w:rFonts w:eastAsia="楷体" w:hint="eastAsia"/>
          <w:sz w:val="28"/>
          <w:szCs w:val="28"/>
          <w:lang w:bidi="ar"/>
        </w:rPr>
        <w:t>1</w:t>
      </w:r>
      <w:r>
        <w:rPr>
          <w:rFonts w:eastAsia="楷体" w:hint="eastAsia"/>
          <w:sz w:val="28"/>
          <w:szCs w:val="28"/>
          <w:lang w:bidi="ar"/>
        </w:rPr>
        <w:t>所述的一种风电叶片服役性能感知</w:t>
      </w:r>
      <w:r>
        <w:rPr>
          <w:rFonts w:eastAsia="楷体" w:hint="eastAsia"/>
          <w:sz w:val="28"/>
          <w:szCs w:val="28"/>
        </w:rPr>
        <w:t>应变传感器布局方法，其特征在于，</w:t>
      </w:r>
      <w:r>
        <w:rPr>
          <w:rFonts w:eastAsia="楷体" w:hint="eastAsia"/>
          <w:sz w:val="28"/>
          <w:szCs w:val="28"/>
          <w:lang w:bidi="ar"/>
        </w:rPr>
        <w:t>所述应变传感器为应变片或光纤光栅传感器。</w:t>
      </w:r>
    </w:p>
    <w:p w14:paraId="4B1060D1" w14:textId="77777777" w:rsidR="005C37C3" w:rsidRDefault="00000000">
      <w:pPr>
        <w:pStyle w:val="af6"/>
        <w:widowControl w:val="0"/>
        <w:snapToGrid w:val="0"/>
        <w:spacing w:beforeLines="20" w:before="62" w:line="360" w:lineRule="auto"/>
        <w:ind w:firstLineChars="202" w:firstLine="566"/>
        <w:jc w:val="both"/>
        <w:rPr>
          <w:rFonts w:eastAsia="楷体"/>
          <w:sz w:val="28"/>
          <w:szCs w:val="28"/>
          <w:lang w:bidi="ar"/>
        </w:rPr>
      </w:pPr>
      <w:r>
        <w:rPr>
          <w:rFonts w:eastAsia="楷体" w:hint="eastAsia"/>
          <w:sz w:val="28"/>
          <w:szCs w:val="28"/>
          <w:lang w:bidi="ar"/>
        </w:rPr>
        <w:t>13.</w:t>
      </w:r>
      <w:r>
        <w:rPr>
          <w:rFonts w:eastAsia="楷体" w:hint="eastAsia"/>
          <w:sz w:val="28"/>
          <w:szCs w:val="28"/>
          <w:lang w:bidi="ar"/>
        </w:rPr>
        <w:t>根据权利要求</w:t>
      </w:r>
      <w:r>
        <w:rPr>
          <w:rFonts w:eastAsia="楷体" w:hint="eastAsia"/>
          <w:sz w:val="28"/>
          <w:szCs w:val="28"/>
          <w:lang w:bidi="ar"/>
        </w:rPr>
        <w:t>1</w:t>
      </w:r>
      <w:r>
        <w:rPr>
          <w:rFonts w:eastAsia="楷体" w:hint="eastAsia"/>
          <w:sz w:val="28"/>
          <w:szCs w:val="28"/>
          <w:lang w:bidi="ar"/>
        </w:rPr>
        <w:t>所述的一种风电叶片服役性能感知</w:t>
      </w:r>
      <w:r>
        <w:rPr>
          <w:rFonts w:eastAsia="楷体" w:hint="eastAsia"/>
          <w:sz w:val="28"/>
          <w:szCs w:val="28"/>
        </w:rPr>
        <w:t>应变传感器布局方法，其特征在于，</w:t>
      </w:r>
      <w:r>
        <w:rPr>
          <w:rFonts w:eastAsia="楷体" w:hint="eastAsia"/>
          <w:sz w:val="28"/>
          <w:szCs w:val="28"/>
          <w:lang w:bidi="ar"/>
        </w:rPr>
        <w:t>所述应变传感器的安装包括在叶片制造阶段预埋式安装和在叶片内腔后装式安装</w:t>
      </w:r>
      <w:r>
        <w:rPr>
          <w:rFonts w:eastAsia="楷体"/>
          <w:sz w:val="28"/>
          <w:szCs w:val="28"/>
          <w:lang w:bidi="ar"/>
        </w:rPr>
        <w:t>。</w:t>
      </w:r>
    </w:p>
    <w:p w14:paraId="4E5F1B0D" w14:textId="77777777" w:rsidR="005C37C3" w:rsidRDefault="00000000">
      <w:pPr>
        <w:pStyle w:val="af6"/>
        <w:widowControl w:val="0"/>
        <w:snapToGrid w:val="0"/>
        <w:spacing w:beforeLines="20" w:before="62" w:line="360" w:lineRule="auto"/>
        <w:ind w:firstLineChars="202" w:firstLine="566"/>
        <w:jc w:val="both"/>
        <w:rPr>
          <w:rFonts w:eastAsia="楷体"/>
          <w:sz w:val="28"/>
          <w:szCs w:val="28"/>
          <w:lang w:bidi="ar"/>
        </w:rPr>
      </w:pPr>
      <w:r>
        <w:rPr>
          <w:rFonts w:eastAsia="楷体"/>
          <w:sz w:val="28"/>
          <w:szCs w:val="28"/>
          <w:lang w:bidi="ar"/>
        </w:rPr>
        <w:t>14.</w:t>
      </w:r>
      <w:r>
        <w:rPr>
          <w:rFonts w:eastAsia="楷体"/>
          <w:sz w:val="28"/>
          <w:szCs w:val="28"/>
          <w:lang w:bidi="ar"/>
        </w:rPr>
        <w:t>根据权利要求</w:t>
      </w:r>
      <w:r>
        <w:rPr>
          <w:rFonts w:eastAsia="楷体"/>
          <w:sz w:val="28"/>
          <w:szCs w:val="28"/>
          <w:lang w:bidi="ar"/>
        </w:rPr>
        <w:t>1</w:t>
      </w:r>
      <w:r>
        <w:rPr>
          <w:rFonts w:eastAsia="楷体"/>
          <w:sz w:val="28"/>
          <w:szCs w:val="28"/>
          <w:lang w:bidi="ar"/>
        </w:rPr>
        <w:t>所述的一种风电叶片服役性能感知</w:t>
      </w:r>
      <w:r>
        <w:rPr>
          <w:rFonts w:eastAsia="楷体"/>
          <w:sz w:val="28"/>
          <w:szCs w:val="28"/>
        </w:rPr>
        <w:t>应变传感器布局方法，其特征在于</w:t>
      </w:r>
      <w:r>
        <w:rPr>
          <w:rFonts w:eastAsia="楷体"/>
          <w:sz w:val="28"/>
          <w:szCs w:val="28"/>
          <w:lang w:bidi="ar"/>
        </w:rPr>
        <w:t>，所述运行监测数据包括风速、风向、转速、变桨角、偏航角、功率、振动响应、温度及载荷监测数据中的一种或多种。</w:t>
      </w:r>
    </w:p>
    <w:bookmarkEnd w:id="1"/>
    <w:p w14:paraId="319D957E" w14:textId="77777777" w:rsidR="005C37C3" w:rsidRDefault="00000000">
      <w:pPr>
        <w:pStyle w:val="af6"/>
        <w:widowControl w:val="0"/>
        <w:snapToGrid w:val="0"/>
        <w:spacing w:beforeLines="20" w:before="62" w:line="360" w:lineRule="auto"/>
        <w:ind w:firstLineChars="202" w:firstLine="566"/>
        <w:jc w:val="both"/>
        <w:rPr>
          <w:rFonts w:eastAsia="楷体"/>
          <w:sz w:val="28"/>
          <w:szCs w:val="28"/>
        </w:rPr>
      </w:pPr>
      <w:r>
        <w:rPr>
          <w:rFonts w:eastAsia="楷体"/>
          <w:sz w:val="28"/>
          <w:szCs w:val="28"/>
        </w:rPr>
        <w:t>15.</w:t>
      </w:r>
      <w:r>
        <w:rPr>
          <w:rFonts w:eastAsia="楷体"/>
          <w:sz w:val="28"/>
          <w:szCs w:val="28"/>
        </w:rPr>
        <w:t>一种风电叶片服役性能感知应变传感器布局系统，其特征在于，包括：</w:t>
      </w:r>
    </w:p>
    <w:p w14:paraId="057CDF77" w14:textId="77777777" w:rsidR="005C37C3" w:rsidRDefault="00000000">
      <w:pPr>
        <w:pStyle w:val="af6"/>
        <w:widowControl w:val="0"/>
        <w:snapToGrid w:val="0"/>
        <w:spacing w:beforeLines="20" w:before="62" w:line="360" w:lineRule="auto"/>
        <w:ind w:firstLineChars="202" w:firstLine="566"/>
        <w:jc w:val="both"/>
        <w:rPr>
          <w:rFonts w:eastAsia="楷体"/>
          <w:sz w:val="28"/>
          <w:szCs w:val="28"/>
        </w:rPr>
      </w:pPr>
      <w:r>
        <w:rPr>
          <w:rFonts w:eastAsia="楷体"/>
          <w:sz w:val="28"/>
          <w:szCs w:val="28"/>
        </w:rPr>
        <w:t>数字孪生建模模块，用于构建出厂有限元数字孪生模型，将获取的叶片几何参数</w:t>
      </w:r>
      <w:proofErr w:type="gramStart"/>
      <w:r>
        <w:rPr>
          <w:rFonts w:eastAsia="楷体"/>
          <w:sz w:val="28"/>
          <w:szCs w:val="28"/>
        </w:rPr>
        <w:t>和层合材料</w:t>
      </w:r>
      <w:proofErr w:type="gramEnd"/>
      <w:r>
        <w:rPr>
          <w:rFonts w:eastAsia="楷体"/>
          <w:sz w:val="28"/>
          <w:szCs w:val="28"/>
        </w:rPr>
        <w:t>参数及制造的扰动参数输入至所述出厂有限元数字孪生模型，对叶片关键结构区域进行网格划分，</w:t>
      </w:r>
      <w:r>
        <w:rPr>
          <w:rFonts w:eastAsia="楷体" w:hint="eastAsia"/>
          <w:sz w:val="28"/>
          <w:szCs w:val="28"/>
        </w:rPr>
        <w:t>生成叶片的各节点坐标和各节点材料属性，并输出初始应力状态数据；</w:t>
      </w:r>
    </w:p>
    <w:p w14:paraId="22957FCB" w14:textId="77777777" w:rsidR="005C37C3" w:rsidRDefault="00000000">
      <w:pPr>
        <w:pStyle w:val="af6"/>
        <w:widowControl w:val="0"/>
        <w:snapToGrid w:val="0"/>
        <w:spacing w:beforeLines="20" w:before="62" w:line="360" w:lineRule="auto"/>
        <w:ind w:firstLineChars="202" w:firstLine="566"/>
        <w:jc w:val="both"/>
        <w:rPr>
          <w:rFonts w:eastAsia="楷体"/>
          <w:sz w:val="28"/>
          <w:szCs w:val="28"/>
        </w:rPr>
      </w:pPr>
      <w:r>
        <w:rPr>
          <w:rFonts w:eastAsia="楷体" w:hint="eastAsia"/>
          <w:sz w:val="28"/>
          <w:szCs w:val="28"/>
        </w:rPr>
        <w:t>服役叶片应变场生成模块，用于基于所述出厂有限元数字孪生模型及叶片的各节点坐标、各节点材料属性及初始应力状态数据，根据运行监测数据，在服役环境下加载多工况扰动载荷，将所述出厂有限元数字孪生模型转化为服役有限元数字孪生模型，基于所述服役有限元数字孪生模型，获得服役环境下的全场节点三维应变数据矩阵及关键性能参数；</w:t>
      </w:r>
    </w:p>
    <w:p w14:paraId="5C5464FD" w14:textId="77777777" w:rsidR="005C37C3" w:rsidRDefault="00000000">
      <w:pPr>
        <w:pStyle w:val="af6"/>
        <w:widowControl w:val="0"/>
        <w:snapToGrid w:val="0"/>
        <w:spacing w:beforeLines="20" w:before="62" w:line="360" w:lineRule="auto"/>
        <w:ind w:firstLineChars="202" w:firstLine="566"/>
        <w:jc w:val="both"/>
        <w:rPr>
          <w:rFonts w:eastAsia="楷体"/>
          <w:sz w:val="28"/>
          <w:szCs w:val="28"/>
        </w:rPr>
      </w:pPr>
      <w:r>
        <w:rPr>
          <w:rFonts w:eastAsia="楷体" w:hint="eastAsia"/>
          <w:sz w:val="28"/>
          <w:szCs w:val="28"/>
        </w:rPr>
        <w:t>候选区域构建模块，用于根据叶片功能区划分，在每个功能区内生成候选应变传感器布置点集合；</w:t>
      </w:r>
    </w:p>
    <w:p w14:paraId="2CB31A60" w14:textId="77777777" w:rsidR="005C37C3" w:rsidRDefault="00000000">
      <w:pPr>
        <w:pStyle w:val="af6"/>
        <w:widowControl w:val="0"/>
        <w:snapToGrid w:val="0"/>
        <w:spacing w:beforeLines="20" w:before="62" w:line="360" w:lineRule="auto"/>
        <w:ind w:firstLineChars="202" w:firstLine="566"/>
        <w:jc w:val="both"/>
        <w:rPr>
          <w:rFonts w:eastAsia="楷体"/>
          <w:sz w:val="28"/>
          <w:szCs w:val="28"/>
        </w:rPr>
      </w:pPr>
      <w:r>
        <w:rPr>
          <w:rFonts w:eastAsia="楷体" w:hint="eastAsia"/>
          <w:sz w:val="28"/>
          <w:szCs w:val="28"/>
        </w:rPr>
        <w:t>优化建模模块，用于以所述候选应变传感器布置点集合中的应变传感器布置点为决策变量，以所述全场节点三维应变数据矩阵为优化输入，并结合设置的目标函数、约束条件以及叶片关键结构区域的权重系数，构建传感</w:t>
      </w:r>
      <w:r>
        <w:rPr>
          <w:rFonts w:eastAsia="楷体" w:hint="eastAsia"/>
          <w:sz w:val="28"/>
          <w:szCs w:val="28"/>
        </w:rPr>
        <w:lastRenderedPageBreak/>
        <w:t>器布局闭环优化模型；</w:t>
      </w:r>
    </w:p>
    <w:p w14:paraId="6E078DE5" w14:textId="77777777" w:rsidR="005C37C3" w:rsidRDefault="00000000">
      <w:pPr>
        <w:pStyle w:val="af6"/>
        <w:widowControl w:val="0"/>
        <w:snapToGrid w:val="0"/>
        <w:spacing w:beforeLines="20" w:before="62" w:line="360" w:lineRule="auto"/>
        <w:ind w:firstLineChars="202" w:firstLine="566"/>
        <w:jc w:val="both"/>
        <w:rPr>
          <w:rFonts w:eastAsia="楷体"/>
          <w:sz w:val="28"/>
          <w:szCs w:val="28"/>
        </w:rPr>
      </w:pPr>
      <w:r>
        <w:rPr>
          <w:rFonts w:eastAsia="楷体" w:hint="eastAsia"/>
          <w:sz w:val="28"/>
          <w:szCs w:val="28"/>
        </w:rPr>
        <w:t>优化求解模块，用于采用迭代优化算法对所述传感器布局闭环优化模型进行求解，得到应变传感器的布置位置和数量。</w:t>
      </w:r>
    </w:p>
    <w:p w14:paraId="32DB6CCC" w14:textId="77777777" w:rsidR="005C37C3" w:rsidRDefault="00000000">
      <w:pPr>
        <w:pStyle w:val="af6"/>
        <w:snapToGrid w:val="0"/>
        <w:spacing w:beforeLines="20" w:before="62" w:line="360" w:lineRule="auto"/>
        <w:ind w:firstLineChars="202" w:firstLine="566"/>
        <w:rPr>
          <w:rFonts w:eastAsia="楷体"/>
          <w:sz w:val="28"/>
          <w:szCs w:val="28"/>
        </w:rPr>
      </w:pPr>
      <w:r>
        <w:rPr>
          <w:rFonts w:eastAsia="楷体"/>
          <w:sz w:val="28"/>
          <w:szCs w:val="28"/>
        </w:rPr>
        <w:t>16</w:t>
      </w:r>
      <w:r>
        <w:rPr>
          <w:rFonts w:eastAsia="楷体" w:hint="eastAsia"/>
          <w:sz w:val="28"/>
          <w:szCs w:val="28"/>
        </w:rPr>
        <w:t>．一种电子设备，所述电子设备包括：存储器、处理器及存储在所述存储器上并可在所述处理器上运行的计算机程序，其特征在于，所述处理器执行所述计算机程序时实现</w:t>
      </w:r>
      <w:proofErr w:type="gramStart"/>
      <w:r>
        <w:rPr>
          <w:rFonts w:eastAsia="楷体" w:hint="eastAsia"/>
          <w:sz w:val="28"/>
          <w:szCs w:val="28"/>
        </w:rPr>
        <w:t>如权利</w:t>
      </w:r>
      <w:proofErr w:type="gramEnd"/>
      <w:r>
        <w:rPr>
          <w:rFonts w:eastAsia="楷体" w:hint="eastAsia"/>
          <w:sz w:val="28"/>
          <w:szCs w:val="28"/>
        </w:rPr>
        <w:t>要求</w:t>
      </w:r>
      <w:r>
        <w:rPr>
          <w:rFonts w:eastAsia="楷体" w:hint="eastAsia"/>
          <w:sz w:val="28"/>
          <w:szCs w:val="28"/>
        </w:rPr>
        <w:t>1</w:t>
      </w:r>
      <w:r>
        <w:rPr>
          <w:rFonts w:eastAsia="楷体" w:hint="eastAsia"/>
          <w:sz w:val="28"/>
          <w:szCs w:val="28"/>
        </w:rPr>
        <w:t>至</w:t>
      </w:r>
      <w:r>
        <w:rPr>
          <w:rFonts w:eastAsia="楷体"/>
          <w:sz w:val="28"/>
          <w:szCs w:val="28"/>
        </w:rPr>
        <w:t>14</w:t>
      </w:r>
      <w:r>
        <w:rPr>
          <w:rFonts w:eastAsia="楷体" w:hint="eastAsia"/>
          <w:sz w:val="28"/>
          <w:szCs w:val="28"/>
        </w:rPr>
        <w:t>中任意一项所述的风电叶片服役性能感知应变传感器布局方法。</w:t>
      </w:r>
    </w:p>
    <w:p w14:paraId="26E9A973" w14:textId="77777777" w:rsidR="005C37C3" w:rsidRDefault="00000000">
      <w:pPr>
        <w:pStyle w:val="af6"/>
        <w:snapToGrid w:val="0"/>
        <w:spacing w:beforeLines="20" w:before="62" w:line="360" w:lineRule="auto"/>
        <w:ind w:firstLineChars="202" w:firstLine="566"/>
        <w:rPr>
          <w:rFonts w:eastAsia="楷体"/>
          <w:sz w:val="28"/>
          <w:szCs w:val="28"/>
        </w:rPr>
      </w:pPr>
      <w:r>
        <w:rPr>
          <w:rFonts w:eastAsia="楷体"/>
          <w:sz w:val="28"/>
          <w:szCs w:val="28"/>
        </w:rPr>
        <w:t>17</w:t>
      </w:r>
      <w:r>
        <w:rPr>
          <w:rFonts w:eastAsia="楷体" w:hint="eastAsia"/>
          <w:sz w:val="28"/>
          <w:szCs w:val="28"/>
        </w:rPr>
        <w:t>.</w:t>
      </w:r>
      <w:r>
        <w:rPr>
          <w:rFonts w:eastAsia="楷体" w:hint="eastAsia"/>
          <w:sz w:val="28"/>
          <w:szCs w:val="28"/>
        </w:rPr>
        <w:t>一种计算机可读存储介质，其特征在于，所述存储介质存储有多条指令，所述指令用于实现</w:t>
      </w:r>
      <w:proofErr w:type="gramStart"/>
      <w:r>
        <w:rPr>
          <w:rFonts w:eastAsia="楷体" w:hint="eastAsia"/>
          <w:sz w:val="28"/>
          <w:szCs w:val="28"/>
        </w:rPr>
        <w:t>如权利</w:t>
      </w:r>
      <w:proofErr w:type="gramEnd"/>
      <w:r>
        <w:rPr>
          <w:rFonts w:eastAsia="楷体" w:hint="eastAsia"/>
          <w:sz w:val="28"/>
          <w:szCs w:val="28"/>
        </w:rPr>
        <w:t>要求</w:t>
      </w:r>
      <w:r>
        <w:rPr>
          <w:rFonts w:eastAsia="楷体" w:hint="eastAsia"/>
          <w:sz w:val="28"/>
          <w:szCs w:val="28"/>
        </w:rPr>
        <w:t>1</w:t>
      </w:r>
      <w:r>
        <w:rPr>
          <w:rFonts w:eastAsia="楷体" w:hint="eastAsia"/>
          <w:sz w:val="28"/>
          <w:szCs w:val="28"/>
        </w:rPr>
        <w:t>至</w:t>
      </w:r>
      <w:r>
        <w:rPr>
          <w:rFonts w:eastAsia="楷体"/>
          <w:sz w:val="28"/>
          <w:szCs w:val="28"/>
        </w:rPr>
        <w:t>14</w:t>
      </w:r>
      <w:r>
        <w:rPr>
          <w:rFonts w:eastAsia="楷体" w:hint="eastAsia"/>
          <w:sz w:val="28"/>
          <w:szCs w:val="28"/>
        </w:rPr>
        <w:t>任意一项所述的</w:t>
      </w:r>
      <w:r>
        <w:rPr>
          <w:rFonts w:eastAsia="楷体"/>
          <w:sz w:val="28"/>
          <w:szCs w:val="28"/>
          <w:lang w:bidi="ar"/>
        </w:rPr>
        <w:t>风电叶片服役性能感知</w:t>
      </w:r>
      <w:r>
        <w:rPr>
          <w:rFonts w:eastAsia="楷体" w:hint="eastAsia"/>
          <w:sz w:val="28"/>
          <w:szCs w:val="28"/>
        </w:rPr>
        <w:t>应变传感器布局方法。</w:t>
      </w:r>
    </w:p>
    <w:p w14:paraId="6D16645C" w14:textId="77777777" w:rsidR="005C37C3" w:rsidRDefault="005C37C3">
      <w:pPr>
        <w:pStyle w:val="af6"/>
        <w:snapToGrid w:val="0"/>
        <w:spacing w:beforeLines="20" w:before="62" w:line="360" w:lineRule="auto"/>
        <w:ind w:firstLineChars="202" w:firstLine="566"/>
        <w:rPr>
          <w:rFonts w:eastAsia="楷体"/>
          <w:sz w:val="28"/>
          <w:szCs w:val="28"/>
        </w:rPr>
      </w:pPr>
    </w:p>
    <w:p w14:paraId="0F15177C" w14:textId="77777777" w:rsidR="005C37C3" w:rsidRDefault="005C37C3">
      <w:pPr>
        <w:pStyle w:val="af6"/>
        <w:widowControl w:val="0"/>
        <w:snapToGrid w:val="0"/>
        <w:spacing w:beforeLines="20" w:before="62" w:line="360" w:lineRule="auto"/>
        <w:ind w:firstLineChars="202" w:firstLine="566"/>
        <w:jc w:val="both"/>
        <w:rPr>
          <w:rFonts w:ascii="楷体" w:eastAsia="楷体" w:hAnsi="楷体" w:cs="楷体" w:hint="eastAsia"/>
          <w:sz w:val="28"/>
          <w:szCs w:val="28"/>
        </w:rPr>
        <w:sectPr w:rsidR="005C37C3">
          <w:headerReference w:type="default" r:id="rId13"/>
          <w:pgSz w:w="11906" w:h="16838"/>
          <w:pgMar w:top="1418" w:right="1418" w:bottom="851" w:left="1418" w:header="851" w:footer="992" w:gutter="0"/>
          <w:lnNumType w:countBy="5"/>
          <w:pgNumType w:start="1"/>
          <w:cols w:space="720"/>
          <w:docGrid w:type="lines" w:linePitch="312"/>
        </w:sectPr>
      </w:pPr>
    </w:p>
    <w:p w14:paraId="37329F7A" w14:textId="77777777" w:rsidR="005C37C3" w:rsidRDefault="00000000">
      <w:pPr>
        <w:tabs>
          <w:tab w:val="left" w:pos="1145"/>
        </w:tabs>
        <w:spacing w:before="100" w:beforeAutospacing="1" w:after="100" w:afterAutospacing="1" w:line="480" w:lineRule="auto"/>
        <w:jc w:val="center"/>
        <w:rPr>
          <w:rFonts w:ascii="楷体" w:eastAsia="楷体" w:hAnsi="楷体" w:cs="楷体" w:hint="eastAsia"/>
          <w:b/>
          <w:bCs/>
          <w:sz w:val="28"/>
          <w:szCs w:val="28"/>
        </w:rPr>
      </w:pPr>
      <w:r>
        <w:rPr>
          <w:rFonts w:ascii="楷体" w:eastAsia="楷体" w:hAnsi="楷体" w:cs="楷体" w:hint="eastAsia"/>
          <w:b/>
          <w:bCs/>
          <w:sz w:val="28"/>
          <w:szCs w:val="28"/>
        </w:rPr>
        <w:lastRenderedPageBreak/>
        <w:t>一种风电叶片服役性能感知应变传感器布局方法及系统</w:t>
      </w:r>
    </w:p>
    <w:p w14:paraId="2C1CE456" w14:textId="77777777" w:rsidR="005C37C3" w:rsidRDefault="00000000">
      <w:pPr>
        <w:tabs>
          <w:tab w:val="left" w:pos="1145"/>
        </w:tabs>
        <w:spacing w:before="240" w:after="120" w:line="360" w:lineRule="auto"/>
        <w:rPr>
          <w:rFonts w:ascii="楷体" w:eastAsia="楷体" w:hAnsi="楷体" w:cs="楷体" w:hint="eastAsia"/>
          <w:b/>
          <w:sz w:val="28"/>
          <w:szCs w:val="28"/>
        </w:rPr>
      </w:pPr>
      <w:r>
        <w:rPr>
          <w:rFonts w:ascii="楷体" w:eastAsia="楷体" w:hAnsi="楷体" w:cs="楷体" w:hint="eastAsia"/>
          <w:b/>
          <w:sz w:val="28"/>
          <w:szCs w:val="28"/>
        </w:rPr>
        <w:t>技术领域</w:t>
      </w:r>
    </w:p>
    <w:p w14:paraId="6B7088FD"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本申请涉及风电叶片结构健康监测、智能制造及传感器布局优化技术领域，特别涉及一种支持服役阶段全场结构响应的高精度感知，且能建立制造阶段布置与叶片服役性能感知之间的闭环优化机制的风电叶片服役性能感知应变传感器布局方法及系统。</w:t>
      </w:r>
    </w:p>
    <w:p w14:paraId="57443244" w14:textId="77777777" w:rsidR="005C37C3" w:rsidRDefault="00000000">
      <w:pPr>
        <w:tabs>
          <w:tab w:val="left" w:pos="1145"/>
        </w:tabs>
        <w:spacing w:before="240" w:after="120" w:line="360" w:lineRule="auto"/>
        <w:rPr>
          <w:rFonts w:ascii="楷体" w:eastAsia="楷体" w:hAnsi="楷体" w:cs="楷体" w:hint="eastAsia"/>
          <w:b/>
          <w:sz w:val="28"/>
          <w:szCs w:val="28"/>
        </w:rPr>
      </w:pPr>
      <w:r>
        <w:rPr>
          <w:rFonts w:ascii="楷体" w:eastAsia="楷体" w:hAnsi="楷体" w:cs="楷体" w:hint="eastAsia"/>
          <w:b/>
          <w:sz w:val="28"/>
          <w:szCs w:val="28"/>
        </w:rPr>
        <w:t>背景技术</w:t>
      </w:r>
    </w:p>
    <w:p w14:paraId="6E494B51"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随着风电叶片向大型化、柔性化发展，其在服役过程中承受的载荷类型更加复杂，包括弯曲、扭转、风振及多种随机组合载荷。这些载荷容易引起叶片结构疲劳、分层开裂以及根部应力集中等问题，会直接影响叶片的安全性和性能一致性。为保证风电叶片在长期服役中的可靠性，通常在叶片的关键结构区域布置应变传感器，对全场结构响应进行监测，并对主梁弯矩、腹板剪力及根部应力等关键性能参数进行评估。现有的应变传感器在布置方面存在以下不足：</w:t>
      </w:r>
    </w:p>
    <w:p w14:paraId="0CDB62DB"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1.</w:t>
      </w:r>
      <w:r>
        <w:rPr>
          <w:rFonts w:eastAsia="楷体" w:hint="eastAsia"/>
          <w:sz w:val="28"/>
          <w:szCs w:val="28"/>
        </w:rPr>
        <w:t>经验布置方法依赖工程经验：通常仅在高应变或易损区域布置传感器，无法全面反映叶片全场应变信息，导致关键性能参数感知不充分。</w:t>
      </w:r>
    </w:p>
    <w:p w14:paraId="576C2BEC"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2.</w:t>
      </w:r>
      <w:r>
        <w:rPr>
          <w:rFonts w:eastAsia="楷体" w:hint="eastAsia"/>
          <w:sz w:val="28"/>
          <w:szCs w:val="28"/>
        </w:rPr>
        <w:t>局部响应驱动方法针对单一工况或有限实验数据：忽略了制造阶段扰动及多工况耦合效应，布置方案难以适应实际服役环境，传感器布局的鲁棒性不足。</w:t>
      </w:r>
    </w:p>
    <w:p w14:paraId="6BDDD7B2"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3.</w:t>
      </w:r>
      <w:r>
        <w:rPr>
          <w:rFonts w:eastAsia="楷体" w:hint="eastAsia"/>
          <w:sz w:val="28"/>
          <w:szCs w:val="28"/>
        </w:rPr>
        <w:t>均匀或规则布置方法信息量有限：在传感器数量受限的条件下，无法有效优化结构信息的获取，导致全场应变重构精度不高，难以满足叶片服役阶段高精度性能感知的需求。</w:t>
      </w:r>
    </w:p>
    <w:p w14:paraId="38A8B523"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lastRenderedPageBreak/>
        <w:t>4.</w:t>
      </w:r>
      <w:r>
        <w:rPr>
          <w:rFonts w:eastAsia="楷体" w:hint="eastAsia"/>
          <w:sz w:val="28"/>
          <w:szCs w:val="28"/>
        </w:rPr>
        <w:t>缺乏制造阶段与服役阶段闭环优化方法：现有技术通常将制造阶段传感器布置与服役阶段性能感知割裂处理，无法实现布置策略与服役阶段性</w:t>
      </w:r>
      <w:proofErr w:type="gramStart"/>
      <w:r>
        <w:rPr>
          <w:rFonts w:eastAsia="楷体" w:hint="eastAsia"/>
          <w:sz w:val="28"/>
          <w:szCs w:val="28"/>
        </w:rPr>
        <w:t>能之间</w:t>
      </w:r>
      <w:proofErr w:type="gramEnd"/>
      <w:r>
        <w:rPr>
          <w:rFonts w:eastAsia="楷体" w:hint="eastAsia"/>
          <w:sz w:val="28"/>
          <w:szCs w:val="28"/>
        </w:rPr>
        <w:t>的闭环反馈，限制了结构健康监测精度和关键性能参数反演的可靠性。</w:t>
      </w:r>
    </w:p>
    <w:p w14:paraId="3B39C1BA"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因此，现有技术无法在有限传感器条件下实现叶片全场结构响应的高精度感知，也难以在制造阶段布置与服役阶段性能感知之间建立闭环优化机制，亟须一种能提高布局精度、增强鲁棒性，并支持叶片服役阶段关键性能参数的高效、精确感知的应变传感器布置方法和系统。</w:t>
      </w:r>
    </w:p>
    <w:p w14:paraId="31C9D762" w14:textId="77777777" w:rsidR="005C37C3" w:rsidRDefault="00000000">
      <w:pPr>
        <w:tabs>
          <w:tab w:val="left" w:pos="1145"/>
        </w:tabs>
        <w:spacing w:before="240" w:after="120" w:line="360" w:lineRule="auto"/>
        <w:rPr>
          <w:rFonts w:ascii="楷体" w:eastAsia="楷体" w:hAnsi="楷体" w:cs="楷体" w:hint="eastAsia"/>
          <w:b/>
          <w:sz w:val="28"/>
          <w:szCs w:val="28"/>
        </w:rPr>
      </w:pPr>
      <w:r>
        <w:rPr>
          <w:rFonts w:ascii="楷体" w:eastAsia="楷体" w:hAnsi="楷体" w:cs="楷体" w:hint="eastAsia"/>
          <w:b/>
          <w:sz w:val="28"/>
          <w:szCs w:val="28"/>
        </w:rPr>
        <w:t>发明内容</w:t>
      </w:r>
    </w:p>
    <w:p w14:paraId="2758AA23"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为了解决现有技术中存在的问题，本申请提供了一种在制造阶段实现合理传感器布置，以支持服役阶段全场结构响应的高精度感知，同时充分考虑制造扰动和多工况耦合效应，从而建立制造阶段布置与服役性能感知之间的闭环优化机制的风电叶片服役性能感知应变传感器布局方法及系统。</w:t>
      </w:r>
    </w:p>
    <w:p w14:paraId="0F83CAE6"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第一方面，本申请提供了一种风电叶片服役性能感知应变传感器布局方法，包括：</w:t>
      </w:r>
    </w:p>
    <w:p w14:paraId="4E0B8649"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S1</w:t>
      </w:r>
      <w:r>
        <w:rPr>
          <w:rFonts w:eastAsia="楷体" w:hint="eastAsia"/>
          <w:sz w:val="28"/>
          <w:szCs w:val="28"/>
        </w:rPr>
        <w:t>、构建出厂有限元数字孪生模型，将获取的叶片几何参数</w:t>
      </w:r>
      <w:proofErr w:type="gramStart"/>
      <w:r>
        <w:rPr>
          <w:rFonts w:eastAsia="楷体" w:hint="eastAsia"/>
          <w:sz w:val="28"/>
          <w:szCs w:val="28"/>
        </w:rPr>
        <w:t>和层合材料</w:t>
      </w:r>
      <w:proofErr w:type="gramEnd"/>
      <w:r>
        <w:rPr>
          <w:rFonts w:eastAsia="楷体" w:hint="eastAsia"/>
          <w:sz w:val="28"/>
          <w:szCs w:val="28"/>
        </w:rPr>
        <w:t>参数及制造的扰动参数输入至所述出厂有限元数字孪生模型，对叶片关键结构区域进行网格划分，生成叶片的各节点坐标和各节点材料属性，并输出初始应力状态数据；</w:t>
      </w:r>
    </w:p>
    <w:p w14:paraId="2B2B8938"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S2</w:t>
      </w:r>
      <w:r>
        <w:rPr>
          <w:rFonts w:eastAsia="楷体" w:hint="eastAsia"/>
          <w:sz w:val="28"/>
          <w:szCs w:val="28"/>
        </w:rPr>
        <w:t>、基于所述出厂有限元数字孪生模型及叶片的各节点坐标、各节点材料属性及初始应力状态数据，根据运行监测数据，在服役环境下加载多工况扰动载荷，将所述出厂有限元数字孪生模型转化为服役有限元数字孪</w:t>
      </w:r>
      <w:r>
        <w:rPr>
          <w:rFonts w:eastAsia="楷体" w:hint="eastAsia"/>
          <w:sz w:val="28"/>
          <w:szCs w:val="28"/>
        </w:rPr>
        <w:lastRenderedPageBreak/>
        <w:t>生模型，基于所述服役有限元数字孪生模型，获得服役环境下的全场节点三维应变数据矩阵及关键性能参数；</w:t>
      </w:r>
    </w:p>
    <w:p w14:paraId="403BF5FF"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S3</w:t>
      </w:r>
      <w:r>
        <w:rPr>
          <w:rFonts w:eastAsia="楷体" w:hint="eastAsia"/>
          <w:sz w:val="28"/>
          <w:szCs w:val="28"/>
        </w:rPr>
        <w:t>、根据叶片功能区划分，在每个功能区内生成候选应变传感器布置点集合；</w:t>
      </w:r>
    </w:p>
    <w:p w14:paraId="57590A82"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S4</w:t>
      </w:r>
      <w:r>
        <w:rPr>
          <w:rFonts w:eastAsia="楷体" w:hint="eastAsia"/>
          <w:sz w:val="28"/>
          <w:szCs w:val="28"/>
        </w:rPr>
        <w:t>、以所述候选应变传感器布置点集合中的应变传感器布置点为决策变量，以所述全场节点三维应变数据矩阵为优化输入，并结合设置的目标函数、约束条件以及叶片关键结构区域的权重系数，构建传感器布局闭环优化模型；</w:t>
      </w:r>
    </w:p>
    <w:p w14:paraId="0DF4F306"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S5</w:t>
      </w:r>
      <w:r>
        <w:rPr>
          <w:rFonts w:eastAsia="楷体" w:hint="eastAsia"/>
          <w:sz w:val="28"/>
          <w:szCs w:val="28"/>
        </w:rPr>
        <w:t>、采用迭代优化算法对所述传感器布局闭环优化模型进行求解，得到应变传感器的布置位置和数量。</w:t>
      </w:r>
    </w:p>
    <w:p w14:paraId="091BDFD6"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在一种可选的实施方式中，所述布局方法还包括：</w:t>
      </w:r>
    </w:p>
    <w:p w14:paraId="0D66C021"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S6</w:t>
      </w:r>
      <w:r>
        <w:rPr>
          <w:rFonts w:eastAsia="楷体" w:hint="eastAsia"/>
          <w:sz w:val="28"/>
          <w:szCs w:val="28"/>
        </w:rPr>
        <w:t>、基于得到的所述应变传感器的布置位置和数量，对叶片服役阶段全场应变进行重构，反演关键性能参数，计算误差指标并生成应变传感器感知精度与鲁棒性报告。</w:t>
      </w:r>
    </w:p>
    <w:p w14:paraId="39E56BFC"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w:t>
      </w:r>
      <w:r>
        <w:rPr>
          <w:rFonts w:eastAsia="楷体" w:hint="eastAsia"/>
          <w:sz w:val="28"/>
          <w:szCs w:val="28"/>
        </w:rPr>
        <w:t>S1</w:t>
      </w:r>
      <w:r>
        <w:rPr>
          <w:rFonts w:eastAsia="楷体" w:hint="eastAsia"/>
          <w:sz w:val="28"/>
          <w:szCs w:val="28"/>
        </w:rPr>
        <w:t>中，构建出厂有限元数字孪生模型包括：构建叶片的出厂有限元模型，结合叶片的出厂检测和试验测量数据对所述出厂有限元模型的叶片几何参数、层</w:t>
      </w:r>
      <w:proofErr w:type="gramStart"/>
      <w:r>
        <w:rPr>
          <w:rFonts w:eastAsia="楷体" w:hint="eastAsia"/>
          <w:sz w:val="28"/>
          <w:szCs w:val="28"/>
        </w:rPr>
        <w:t>合材料</w:t>
      </w:r>
      <w:proofErr w:type="gramEnd"/>
      <w:r>
        <w:rPr>
          <w:rFonts w:eastAsia="楷体" w:hint="eastAsia"/>
          <w:sz w:val="28"/>
          <w:szCs w:val="28"/>
        </w:rPr>
        <w:t>参数及边界条件进行校准，使所述出厂有限元模型演化为与实体叶片状态一致的出厂有限元数字孪生模型。</w:t>
      </w:r>
    </w:p>
    <w:p w14:paraId="316C6CA7"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在一种可选的实施方式中，所述叶片几何参数包括叶片长度、弦高和翼型分布。</w:t>
      </w:r>
    </w:p>
    <w:p w14:paraId="27910ECC"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在一种可选的实施方式中，所述层</w:t>
      </w:r>
      <w:proofErr w:type="gramStart"/>
      <w:r>
        <w:rPr>
          <w:rFonts w:eastAsia="楷体" w:hint="eastAsia"/>
          <w:sz w:val="28"/>
          <w:szCs w:val="28"/>
        </w:rPr>
        <w:t>合材料</w:t>
      </w:r>
      <w:proofErr w:type="gramEnd"/>
      <w:r>
        <w:rPr>
          <w:rFonts w:eastAsia="楷体" w:hint="eastAsia"/>
          <w:sz w:val="28"/>
          <w:szCs w:val="28"/>
        </w:rPr>
        <w:t>参数包括层</w:t>
      </w:r>
      <w:proofErr w:type="gramStart"/>
      <w:r>
        <w:rPr>
          <w:rFonts w:eastAsia="楷体" w:hint="eastAsia"/>
          <w:sz w:val="28"/>
          <w:szCs w:val="28"/>
        </w:rPr>
        <w:t>合材料</w:t>
      </w:r>
      <w:proofErr w:type="gramEnd"/>
      <w:r>
        <w:rPr>
          <w:rFonts w:eastAsia="楷体" w:hint="eastAsia"/>
          <w:sz w:val="28"/>
          <w:szCs w:val="28"/>
        </w:rPr>
        <w:t>厚度、</w:t>
      </w:r>
      <w:proofErr w:type="gramStart"/>
      <w:r>
        <w:rPr>
          <w:rFonts w:eastAsia="楷体" w:hint="eastAsia"/>
          <w:sz w:val="28"/>
          <w:szCs w:val="28"/>
        </w:rPr>
        <w:t>弹性模量和层合</w:t>
      </w:r>
      <w:proofErr w:type="gramEnd"/>
      <w:r>
        <w:rPr>
          <w:rFonts w:eastAsia="楷体" w:hint="eastAsia"/>
          <w:sz w:val="28"/>
          <w:szCs w:val="28"/>
        </w:rPr>
        <w:t>顺序。</w:t>
      </w:r>
    </w:p>
    <w:p w14:paraId="02F17092"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lastRenderedPageBreak/>
        <w:t>在一种可选的实施方式中，所述叶片关键结构区域包括根部区、过渡区、主承载区和叶尖区。</w:t>
      </w:r>
    </w:p>
    <w:p w14:paraId="037836F5"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在一种可选的实施方式中，所述关键性能参数包括根部区的根部应力、过渡区或腹板区域的剪力响应、主承载区的主梁弯矩、以及叶尖区的位移或应变响应。</w:t>
      </w:r>
    </w:p>
    <w:p w14:paraId="35E10509"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在一种可选的实施方式中，所述候选应变传感器布置点集合中候选应变传感器布置点的间距不小于预设最小间距，且候选应变传感器布置点集合中不包括不可安装应变传感器的布置点。</w:t>
      </w:r>
    </w:p>
    <w:p w14:paraId="148B054D"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在一种可选的实施方式中，所述决策变量为应变传感器布置点集合中的应变传感器布置点。</w:t>
      </w:r>
    </w:p>
    <w:p w14:paraId="345719C3"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在一种可选的实施方式中，所述目标函数为叶片全场节点三维应变重构误差最小。</w:t>
      </w:r>
    </w:p>
    <w:p w14:paraId="0C842FED"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在一种可选的实施方式中，所述约束条件为应变传感器布置总数不超出预设数量上限。</w:t>
      </w:r>
    </w:p>
    <w:p w14:paraId="462F41A8"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在一种可选的实施方式中，所述应变传感器为应变片或光纤光栅传感器。</w:t>
      </w:r>
    </w:p>
    <w:p w14:paraId="1DF6AA77"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w:t>
      </w:r>
      <w:r>
        <w:rPr>
          <w:rFonts w:eastAsia="楷体" w:hint="eastAsia"/>
          <w:sz w:val="28"/>
          <w:szCs w:val="28"/>
          <w:lang w:bidi="ar"/>
        </w:rPr>
        <w:t>所述应变传感器的安装包括在叶片制造阶段预埋式安装和在叶片内腔后装式安装</w:t>
      </w:r>
      <w:r>
        <w:rPr>
          <w:rFonts w:eastAsia="楷体" w:hint="eastAsia"/>
          <w:sz w:val="28"/>
          <w:szCs w:val="28"/>
        </w:rPr>
        <w:t>。</w:t>
      </w:r>
    </w:p>
    <w:p w14:paraId="1AF6684E"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在一种可选的实施方式中，所述运行监测数据包括风速、风向、转速、变桨角、偏航角、功率、振动响应、温度及载荷监测数据中的一种或多种。</w:t>
      </w:r>
    </w:p>
    <w:p w14:paraId="7A0C4057"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第二方面，本申请还提供了一种风电叶片服役性能感知应变传感器布局系统，包括：</w:t>
      </w:r>
    </w:p>
    <w:p w14:paraId="430D38CD"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lastRenderedPageBreak/>
        <w:t>数字孪生建模模块，用于构建出厂有限元数字孪生模型，将获取的叶片几何参数</w:t>
      </w:r>
      <w:proofErr w:type="gramStart"/>
      <w:r>
        <w:rPr>
          <w:rFonts w:eastAsia="楷体" w:hint="eastAsia"/>
          <w:sz w:val="28"/>
          <w:szCs w:val="28"/>
        </w:rPr>
        <w:t>和层合材料</w:t>
      </w:r>
      <w:proofErr w:type="gramEnd"/>
      <w:r>
        <w:rPr>
          <w:rFonts w:eastAsia="楷体" w:hint="eastAsia"/>
          <w:sz w:val="28"/>
          <w:szCs w:val="28"/>
        </w:rPr>
        <w:t>参数及制造的扰动参数输入至所述出厂有限元数字孪生模型，对叶片关键结构区域进行网格划分，生成叶片的各节点坐标和各节点材料属性，并输出初始应力状态数据；</w:t>
      </w:r>
    </w:p>
    <w:p w14:paraId="6D48D93A"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服役叶片应变场生成模块，用于基于所述出厂有限元数字孪生模型及叶片的各节点坐标、各节点材料属性及初始应力状态数据，根据运行监测数据，在服役环境下加载多工况扰动载荷，将所述出厂有限元数字孪生模型转化为服役有限元数字孪生模型，基于所述服役有限元数字孪生模型，获得服役环境下的全场节点三维应变数据矩阵及关键性能参数；</w:t>
      </w:r>
    </w:p>
    <w:p w14:paraId="1EC26E39"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候选区域构建模块，用于根据叶片功能区划分，在每个功能区内生成候选应变传感器布置点集合；</w:t>
      </w:r>
    </w:p>
    <w:p w14:paraId="240B46C4"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优化建模模块，用于以所述候选应变传感器布置点集合中的应变传感器布置点为决策变量，以所述全场节点三维应变数据矩阵为优化输入，并结合设置的目标函数、约束条件以及叶片关键结构区域的权重系数，构建传感器布局闭环优化模型；</w:t>
      </w:r>
    </w:p>
    <w:p w14:paraId="5FA6A0AC"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优化求解模块，用于采用迭代优化算法对所述传感器布局闭环优化模型进行求解，得到应变传感器的布置位置和数量。</w:t>
      </w:r>
    </w:p>
    <w:p w14:paraId="166ECDAA"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第三方面，本申请还提供了一种电子设备，所述电子设备包括：存储器、处理器及存储在所述存储器上并可在所述处理器上运行的计算机程序，所述处理器执行所述计算机程序时实现第一方面所述的风电叶片服役性能感知应变传感器布局方法。</w:t>
      </w:r>
    </w:p>
    <w:p w14:paraId="33D4AACE" w14:textId="77777777" w:rsidR="005C37C3" w:rsidRDefault="00000000">
      <w:pPr>
        <w:pStyle w:val="af6"/>
        <w:snapToGrid w:val="0"/>
        <w:spacing w:beforeLines="20" w:before="62" w:line="360" w:lineRule="auto"/>
        <w:ind w:firstLineChars="200" w:firstLine="560"/>
        <w:rPr>
          <w:rFonts w:eastAsia="楷体"/>
          <w:sz w:val="28"/>
          <w:szCs w:val="28"/>
        </w:rPr>
      </w:pPr>
      <w:r>
        <w:rPr>
          <w:rFonts w:eastAsia="楷体" w:hint="eastAsia"/>
          <w:sz w:val="28"/>
          <w:szCs w:val="28"/>
        </w:rPr>
        <w:t>第四方面，本申请还提供了一种</w:t>
      </w:r>
      <w:r>
        <w:rPr>
          <w:rFonts w:eastAsia="楷体"/>
          <w:sz w:val="28"/>
          <w:szCs w:val="28"/>
        </w:rPr>
        <w:t>计算机可读存储介质</w:t>
      </w:r>
      <w:r>
        <w:rPr>
          <w:rFonts w:eastAsia="楷体" w:hint="eastAsia"/>
          <w:sz w:val="28"/>
          <w:szCs w:val="28"/>
        </w:rPr>
        <w:t>，所述</w:t>
      </w:r>
      <w:r>
        <w:rPr>
          <w:rFonts w:eastAsia="楷体"/>
          <w:sz w:val="28"/>
          <w:szCs w:val="28"/>
        </w:rPr>
        <w:t>存储介质</w:t>
      </w:r>
      <w:r>
        <w:rPr>
          <w:rFonts w:eastAsia="楷体" w:hint="eastAsia"/>
          <w:sz w:val="28"/>
          <w:szCs w:val="28"/>
        </w:rPr>
        <w:t>存储有多条指令，所述指令用于实现第一方面所述的风电叶片服役性能感知应变传感器布局方法。</w:t>
      </w:r>
    </w:p>
    <w:p w14:paraId="00A97596" w14:textId="77777777" w:rsidR="005C37C3" w:rsidRDefault="00000000">
      <w:pPr>
        <w:widowControl/>
        <w:spacing w:line="520" w:lineRule="exact"/>
        <w:ind w:firstLineChars="200" w:firstLine="560"/>
        <w:rPr>
          <w:rFonts w:eastAsia="楷体"/>
          <w:kern w:val="0"/>
          <w:sz w:val="28"/>
          <w:szCs w:val="28"/>
        </w:rPr>
      </w:pPr>
      <w:r>
        <w:rPr>
          <w:rFonts w:eastAsia="楷体" w:hint="eastAsia"/>
          <w:kern w:val="0"/>
          <w:sz w:val="28"/>
          <w:szCs w:val="28"/>
        </w:rPr>
        <w:lastRenderedPageBreak/>
        <w:t>本申请提供的风电叶片服役性能感知应变传感器布局方法及系统，在构建的出厂有限元模型的基础上，</w:t>
      </w:r>
      <w:r>
        <w:rPr>
          <w:rFonts w:eastAsia="楷体" w:hint="eastAsia"/>
          <w:kern w:val="0"/>
          <w:sz w:val="28"/>
          <w:szCs w:val="28"/>
          <w:lang w:bidi="ar"/>
        </w:rPr>
        <w:t>结合叶片的出厂检测和试验测量数据对其进行校验获得与实体叶片状态一致的出厂有限元数字孪生模型，为后续的仿真提供了精确基准；另外，本申请通过构建闭环优化模型并对其进行求解，</w:t>
      </w:r>
      <w:r>
        <w:rPr>
          <w:rFonts w:eastAsia="楷体" w:hint="eastAsia"/>
          <w:kern w:val="0"/>
          <w:sz w:val="28"/>
          <w:szCs w:val="28"/>
        </w:rPr>
        <w:t>可以在有限传感器条件下实现叶片全场结构响应的高精度感知；同时本申请还考虑制造扰动及多工况耦合效应，提高了传感器布置方案的鲁棒性和适应性；此外本申请还建立了制造阶段传感器布置与叶片服役阶段性能感知闭环，实现</w:t>
      </w:r>
      <w:r>
        <w:rPr>
          <w:rFonts w:eastAsia="楷体" w:hint="eastAsia"/>
          <w:sz w:val="28"/>
          <w:szCs w:val="28"/>
        </w:rPr>
        <w:t>了叶片全场结构响应的高精度感知的闭环优化</w:t>
      </w:r>
      <w:r>
        <w:rPr>
          <w:rFonts w:eastAsia="楷体" w:hint="eastAsia"/>
          <w:kern w:val="0"/>
          <w:sz w:val="28"/>
          <w:szCs w:val="28"/>
        </w:rPr>
        <w:t>。</w:t>
      </w:r>
    </w:p>
    <w:p w14:paraId="00109951" w14:textId="77777777" w:rsidR="005C37C3" w:rsidRDefault="005C37C3">
      <w:pPr>
        <w:pStyle w:val="af6"/>
        <w:widowControl w:val="0"/>
        <w:snapToGrid w:val="0"/>
        <w:spacing w:beforeLines="20" w:before="62" w:line="360" w:lineRule="auto"/>
        <w:ind w:firstLineChars="200" w:firstLine="560"/>
        <w:rPr>
          <w:rFonts w:eastAsia="楷体"/>
          <w:sz w:val="28"/>
          <w:szCs w:val="28"/>
        </w:rPr>
      </w:pPr>
    </w:p>
    <w:p w14:paraId="17D67725" w14:textId="77777777" w:rsidR="005C37C3" w:rsidRDefault="00000000">
      <w:pPr>
        <w:tabs>
          <w:tab w:val="left" w:pos="1145"/>
        </w:tabs>
        <w:spacing w:before="240" w:after="120" w:line="360" w:lineRule="auto"/>
        <w:rPr>
          <w:rFonts w:ascii="楷体" w:eastAsia="楷体" w:hAnsi="楷体" w:cs="楷体" w:hint="eastAsia"/>
          <w:b/>
          <w:sz w:val="28"/>
          <w:szCs w:val="28"/>
        </w:rPr>
      </w:pPr>
      <w:r>
        <w:rPr>
          <w:rFonts w:ascii="楷体" w:eastAsia="楷体" w:hAnsi="楷体" w:cs="楷体" w:hint="eastAsia"/>
          <w:b/>
          <w:sz w:val="28"/>
          <w:szCs w:val="28"/>
        </w:rPr>
        <w:t>附图说明</w:t>
      </w:r>
    </w:p>
    <w:p w14:paraId="19A586B1" w14:textId="77777777" w:rsidR="005C37C3" w:rsidRDefault="00000000">
      <w:pPr>
        <w:pStyle w:val="af6"/>
        <w:widowControl w:val="0"/>
        <w:snapToGrid w:val="0"/>
        <w:spacing w:beforeLines="20" w:before="62" w:line="360" w:lineRule="auto"/>
        <w:ind w:firstLineChars="200" w:firstLine="560"/>
        <w:jc w:val="both"/>
        <w:rPr>
          <w:rFonts w:eastAsia="楷体"/>
          <w:sz w:val="28"/>
          <w:szCs w:val="28"/>
        </w:rPr>
      </w:pPr>
      <w:r>
        <w:rPr>
          <w:rFonts w:eastAsia="楷体"/>
          <w:sz w:val="28"/>
          <w:szCs w:val="28"/>
        </w:rPr>
        <w:t>为了更清楚地说明本申请实施例或相关技术中的技术方案，下面将对实施例或相关技术描述中所需要使用的附图作简单介绍，显而易见的是，下面描述中的附图是本申请的某些实施例，对于本领域普通技术人员而言，在不付出创造性劳动的前提下，还可以根据这些附图获取其他的附图。</w:t>
      </w:r>
    </w:p>
    <w:p w14:paraId="7E2D0324"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sz w:val="28"/>
          <w:szCs w:val="28"/>
        </w:rPr>
        <w:t>图</w:t>
      </w:r>
      <w:r>
        <w:rPr>
          <w:rFonts w:eastAsia="楷体"/>
          <w:sz w:val="28"/>
          <w:szCs w:val="28"/>
        </w:rPr>
        <w:t>1</w:t>
      </w:r>
      <w:r>
        <w:rPr>
          <w:rFonts w:eastAsia="楷体"/>
          <w:sz w:val="28"/>
          <w:szCs w:val="28"/>
        </w:rPr>
        <w:t>为本发明</w:t>
      </w:r>
      <w:r>
        <w:rPr>
          <w:rFonts w:eastAsia="楷体" w:hint="eastAsia"/>
          <w:sz w:val="28"/>
          <w:szCs w:val="28"/>
        </w:rPr>
        <w:t>提供的风电叶片服役性能感知应变传感器布局方法</w:t>
      </w:r>
      <w:r>
        <w:rPr>
          <w:rFonts w:eastAsia="楷体"/>
          <w:sz w:val="28"/>
          <w:szCs w:val="28"/>
        </w:rPr>
        <w:t>流程示意图；</w:t>
      </w:r>
    </w:p>
    <w:p w14:paraId="1FDE77BB"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sz w:val="28"/>
          <w:szCs w:val="28"/>
        </w:rPr>
        <w:t>图</w:t>
      </w:r>
      <w:r>
        <w:rPr>
          <w:rFonts w:eastAsia="楷体"/>
          <w:sz w:val="28"/>
          <w:szCs w:val="28"/>
        </w:rPr>
        <w:t>2</w:t>
      </w:r>
      <w:r>
        <w:rPr>
          <w:rFonts w:eastAsia="楷体"/>
          <w:sz w:val="28"/>
          <w:szCs w:val="28"/>
        </w:rPr>
        <w:t>为本发明</w:t>
      </w:r>
      <w:r>
        <w:rPr>
          <w:rFonts w:eastAsia="楷体" w:hint="eastAsia"/>
          <w:sz w:val="28"/>
          <w:szCs w:val="28"/>
        </w:rPr>
        <w:t>提供的风电叶片服役性能感知应变传感器布局</w:t>
      </w:r>
      <w:r>
        <w:rPr>
          <w:rFonts w:eastAsia="楷体"/>
          <w:sz w:val="28"/>
          <w:szCs w:val="28"/>
        </w:rPr>
        <w:t>系统</w:t>
      </w:r>
      <w:r>
        <w:rPr>
          <w:rFonts w:eastAsia="楷体" w:hint="eastAsia"/>
          <w:sz w:val="28"/>
          <w:szCs w:val="28"/>
        </w:rPr>
        <w:t>的</w:t>
      </w:r>
      <w:r>
        <w:rPr>
          <w:rFonts w:eastAsia="楷体"/>
          <w:sz w:val="28"/>
          <w:szCs w:val="28"/>
        </w:rPr>
        <w:t>结构示意图；</w:t>
      </w:r>
    </w:p>
    <w:p w14:paraId="34A407BE"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sz w:val="28"/>
          <w:szCs w:val="28"/>
        </w:rPr>
        <w:t>图</w:t>
      </w:r>
      <w:r>
        <w:rPr>
          <w:rFonts w:eastAsia="楷体"/>
          <w:sz w:val="28"/>
          <w:szCs w:val="28"/>
        </w:rPr>
        <w:t>3</w:t>
      </w:r>
      <w:r>
        <w:rPr>
          <w:rFonts w:eastAsia="楷体"/>
          <w:sz w:val="28"/>
          <w:szCs w:val="28"/>
        </w:rPr>
        <w:t>为本发明</w:t>
      </w:r>
      <w:r>
        <w:rPr>
          <w:rFonts w:eastAsia="楷体" w:hint="eastAsia"/>
          <w:sz w:val="28"/>
          <w:szCs w:val="28"/>
        </w:rPr>
        <w:t>实施</w:t>
      </w:r>
      <w:proofErr w:type="gramStart"/>
      <w:r>
        <w:rPr>
          <w:rFonts w:eastAsia="楷体" w:hint="eastAsia"/>
          <w:sz w:val="28"/>
          <w:szCs w:val="28"/>
        </w:rPr>
        <w:t>例提供</w:t>
      </w:r>
      <w:proofErr w:type="gramEnd"/>
      <w:r>
        <w:rPr>
          <w:rFonts w:eastAsia="楷体" w:hint="eastAsia"/>
          <w:sz w:val="28"/>
          <w:szCs w:val="28"/>
        </w:rPr>
        <w:t>的</w:t>
      </w:r>
      <w:r>
        <w:rPr>
          <w:rFonts w:eastAsia="楷体"/>
          <w:sz w:val="28"/>
          <w:szCs w:val="28"/>
        </w:rPr>
        <w:t>候选</w:t>
      </w:r>
      <w:r>
        <w:rPr>
          <w:rFonts w:eastAsia="楷体" w:hint="eastAsia"/>
          <w:sz w:val="28"/>
          <w:szCs w:val="28"/>
        </w:rPr>
        <w:t>应变</w:t>
      </w:r>
      <w:r>
        <w:rPr>
          <w:rFonts w:eastAsia="楷体"/>
          <w:sz w:val="28"/>
          <w:szCs w:val="28"/>
        </w:rPr>
        <w:t>传感器布置</w:t>
      </w:r>
      <w:r>
        <w:rPr>
          <w:rFonts w:eastAsia="楷体" w:hint="eastAsia"/>
          <w:sz w:val="28"/>
          <w:szCs w:val="28"/>
        </w:rPr>
        <w:t>点在</w:t>
      </w:r>
      <w:r>
        <w:rPr>
          <w:rFonts w:eastAsia="楷体"/>
          <w:sz w:val="28"/>
          <w:szCs w:val="28"/>
        </w:rPr>
        <w:t>风电叶片</w:t>
      </w:r>
      <w:r>
        <w:rPr>
          <w:rFonts w:eastAsia="楷体" w:hint="eastAsia"/>
          <w:sz w:val="28"/>
          <w:szCs w:val="28"/>
        </w:rPr>
        <w:t>各</w:t>
      </w:r>
      <w:r>
        <w:rPr>
          <w:rFonts w:eastAsia="楷体"/>
          <w:sz w:val="28"/>
          <w:szCs w:val="28"/>
        </w:rPr>
        <w:t>区域</w:t>
      </w:r>
      <w:r>
        <w:rPr>
          <w:rFonts w:eastAsia="楷体" w:hint="eastAsia"/>
          <w:sz w:val="28"/>
          <w:szCs w:val="28"/>
        </w:rPr>
        <w:t>的分布</w:t>
      </w:r>
      <w:r>
        <w:rPr>
          <w:rFonts w:eastAsia="楷体"/>
          <w:sz w:val="28"/>
          <w:szCs w:val="28"/>
        </w:rPr>
        <w:t>图；</w:t>
      </w:r>
    </w:p>
    <w:p w14:paraId="13C9D074"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sz w:val="28"/>
          <w:szCs w:val="28"/>
        </w:rPr>
        <w:t>图</w:t>
      </w:r>
      <w:r>
        <w:rPr>
          <w:rFonts w:eastAsia="楷体"/>
          <w:sz w:val="28"/>
          <w:szCs w:val="28"/>
        </w:rPr>
        <w:t>4</w:t>
      </w:r>
      <w:r>
        <w:rPr>
          <w:rFonts w:eastAsia="楷体"/>
          <w:sz w:val="28"/>
          <w:szCs w:val="28"/>
        </w:rPr>
        <w:t>为本发明</w:t>
      </w:r>
      <w:r>
        <w:rPr>
          <w:rFonts w:eastAsia="楷体" w:hint="eastAsia"/>
          <w:sz w:val="28"/>
          <w:szCs w:val="28"/>
        </w:rPr>
        <w:t>实施</w:t>
      </w:r>
      <w:proofErr w:type="gramStart"/>
      <w:r>
        <w:rPr>
          <w:rFonts w:eastAsia="楷体" w:hint="eastAsia"/>
          <w:sz w:val="28"/>
          <w:szCs w:val="28"/>
        </w:rPr>
        <w:t>例提供</w:t>
      </w:r>
      <w:proofErr w:type="gramEnd"/>
      <w:r>
        <w:rPr>
          <w:rFonts w:eastAsia="楷体" w:hint="eastAsia"/>
          <w:sz w:val="28"/>
          <w:szCs w:val="28"/>
        </w:rPr>
        <w:t>的最终选择的</w:t>
      </w:r>
      <w:r>
        <w:rPr>
          <w:rFonts w:eastAsia="楷体"/>
          <w:sz w:val="28"/>
          <w:szCs w:val="28"/>
        </w:rPr>
        <w:t>应变传感器</w:t>
      </w:r>
      <w:r>
        <w:rPr>
          <w:rFonts w:eastAsia="楷体" w:hint="eastAsia"/>
          <w:sz w:val="28"/>
          <w:szCs w:val="28"/>
        </w:rPr>
        <w:t>布置点分布图及</w:t>
      </w:r>
      <w:r>
        <w:rPr>
          <w:rFonts w:eastAsia="楷体"/>
          <w:sz w:val="28"/>
          <w:szCs w:val="28"/>
        </w:rPr>
        <w:t>风电叶片</w:t>
      </w:r>
      <w:r>
        <w:rPr>
          <w:rFonts w:eastAsia="楷体" w:hint="eastAsia"/>
          <w:sz w:val="28"/>
          <w:szCs w:val="28"/>
        </w:rPr>
        <w:t>各</w:t>
      </w:r>
      <w:r>
        <w:rPr>
          <w:rFonts w:eastAsia="楷体"/>
          <w:sz w:val="28"/>
          <w:szCs w:val="28"/>
        </w:rPr>
        <w:t>区域</w:t>
      </w:r>
      <w:r>
        <w:rPr>
          <w:rFonts w:eastAsia="楷体" w:hint="eastAsia"/>
          <w:sz w:val="28"/>
          <w:szCs w:val="28"/>
        </w:rPr>
        <w:t>的应变云图</w:t>
      </w:r>
      <w:r>
        <w:rPr>
          <w:rFonts w:eastAsia="楷体"/>
          <w:sz w:val="28"/>
          <w:szCs w:val="28"/>
        </w:rPr>
        <w:t>。</w:t>
      </w:r>
    </w:p>
    <w:p w14:paraId="404EB01B"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sz w:val="28"/>
          <w:szCs w:val="28"/>
        </w:rPr>
        <w:t>图</w:t>
      </w:r>
      <w:r>
        <w:rPr>
          <w:rFonts w:eastAsia="楷体"/>
          <w:sz w:val="28"/>
          <w:szCs w:val="28"/>
        </w:rPr>
        <w:t>5</w:t>
      </w:r>
      <w:r>
        <w:rPr>
          <w:rFonts w:eastAsia="楷体"/>
          <w:sz w:val="28"/>
          <w:szCs w:val="28"/>
        </w:rPr>
        <w:t>为执行布局方法的电子设备的硬件结构示意图</w:t>
      </w:r>
      <w:r>
        <w:rPr>
          <w:rFonts w:eastAsia="楷体" w:hint="eastAsia"/>
          <w:sz w:val="28"/>
          <w:szCs w:val="28"/>
        </w:rPr>
        <w:t>。</w:t>
      </w:r>
    </w:p>
    <w:p w14:paraId="25C6DDF7" w14:textId="77777777" w:rsidR="005C37C3" w:rsidRDefault="00000000">
      <w:pPr>
        <w:tabs>
          <w:tab w:val="left" w:pos="1145"/>
        </w:tabs>
        <w:spacing w:beforeLines="20" w:before="62" w:line="360" w:lineRule="auto"/>
        <w:rPr>
          <w:rFonts w:ascii="楷体" w:eastAsia="楷体" w:hAnsi="楷体" w:cs="楷体" w:hint="eastAsia"/>
          <w:b/>
          <w:sz w:val="28"/>
          <w:szCs w:val="28"/>
        </w:rPr>
      </w:pPr>
      <w:r>
        <w:rPr>
          <w:rFonts w:ascii="楷体" w:eastAsia="楷体" w:hAnsi="楷体" w:cs="楷体" w:hint="eastAsia"/>
          <w:b/>
          <w:sz w:val="28"/>
          <w:szCs w:val="28"/>
        </w:rPr>
        <w:t>具体实施方式</w:t>
      </w:r>
    </w:p>
    <w:p w14:paraId="593E249F"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sz w:val="28"/>
          <w:szCs w:val="28"/>
        </w:rPr>
        <w:lastRenderedPageBreak/>
        <w:t>为了使本申请实施例的目的、技术方案和优点更加清楚，下面将结合本申请实施例中的附图，对本申请实施例中的技术方案进行清楚、完整地说明，显然，所描述的实施例是本申请一部分实施例，而不是全部的实施例。基于本申请中的实施例，本领域普通技术人员在没有做出创造性劳动前提下所获取的所有其他实施例，都属于本申请保护的范围。</w:t>
      </w:r>
    </w:p>
    <w:p w14:paraId="400FC413"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如图</w:t>
      </w:r>
      <w:r>
        <w:rPr>
          <w:rFonts w:eastAsia="楷体" w:hint="eastAsia"/>
          <w:sz w:val="28"/>
          <w:szCs w:val="28"/>
        </w:rPr>
        <w:t>1</w:t>
      </w:r>
      <w:r>
        <w:rPr>
          <w:rFonts w:eastAsia="楷体" w:hint="eastAsia"/>
          <w:sz w:val="28"/>
          <w:szCs w:val="28"/>
        </w:rPr>
        <w:t>所示，本实施</w:t>
      </w:r>
      <w:proofErr w:type="gramStart"/>
      <w:r>
        <w:rPr>
          <w:rFonts w:eastAsia="楷体" w:hint="eastAsia"/>
          <w:sz w:val="28"/>
          <w:szCs w:val="28"/>
        </w:rPr>
        <w:t>例提供</w:t>
      </w:r>
      <w:proofErr w:type="gramEnd"/>
      <w:r>
        <w:rPr>
          <w:rFonts w:eastAsia="楷体" w:hint="eastAsia"/>
          <w:sz w:val="28"/>
          <w:szCs w:val="28"/>
        </w:rPr>
        <w:t>了一种风电叶片服役性能感知应变传感器布局方法，包括：</w:t>
      </w:r>
    </w:p>
    <w:p w14:paraId="37E1DE5A"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S1</w:t>
      </w:r>
      <w:r>
        <w:rPr>
          <w:rFonts w:eastAsia="楷体" w:hint="eastAsia"/>
          <w:sz w:val="28"/>
          <w:szCs w:val="28"/>
        </w:rPr>
        <w:t>、构建出厂有限元数字孪生模型，将获取的叶片几何参数</w:t>
      </w:r>
      <w:proofErr w:type="gramStart"/>
      <w:r>
        <w:rPr>
          <w:rFonts w:eastAsia="楷体" w:hint="eastAsia"/>
          <w:sz w:val="28"/>
          <w:szCs w:val="28"/>
        </w:rPr>
        <w:t>和层合材料</w:t>
      </w:r>
      <w:proofErr w:type="gramEnd"/>
      <w:r>
        <w:rPr>
          <w:rFonts w:eastAsia="楷体" w:hint="eastAsia"/>
          <w:sz w:val="28"/>
          <w:szCs w:val="28"/>
        </w:rPr>
        <w:t>参数及制造的扰动参数输入至出厂有限元数字孪生模型，对叶片关键结构区域进行网格划分，生成叶片的各节点坐标和各节点材料属性，并输出初始应力状态数据；其中，叶片关键结构区域包括根部区、过渡区、主承载区、叶尖区。</w:t>
      </w:r>
    </w:p>
    <w:p w14:paraId="6F1BE72D"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需要说明的是，步骤</w:t>
      </w:r>
      <w:r>
        <w:rPr>
          <w:rFonts w:eastAsia="楷体" w:hint="eastAsia"/>
          <w:sz w:val="28"/>
          <w:szCs w:val="28"/>
        </w:rPr>
        <w:t>S1</w:t>
      </w:r>
      <w:r>
        <w:rPr>
          <w:rFonts w:eastAsia="楷体" w:hint="eastAsia"/>
          <w:sz w:val="28"/>
          <w:szCs w:val="28"/>
        </w:rPr>
        <w:t>中，构建出厂有限元数字孪生模型包括：构建叶片的出厂有限元模型，结合叶片的出厂检测和试验测量数据对出厂有限元模型的叶片几何参数、层</w:t>
      </w:r>
      <w:proofErr w:type="gramStart"/>
      <w:r>
        <w:rPr>
          <w:rFonts w:eastAsia="楷体" w:hint="eastAsia"/>
          <w:sz w:val="28"/>
          <w:szCs w:val="28"/>
        </w:rPr>
        <w:t>合材料</w:t>
      </w:r>
      <w:proofErr w:type="gramEnd"/>
      <w:r>
        <w:rPr>
          <w:rFonts w:eastAsia="楷体" w:hint="eastAsia"/>
          <w:sz w:val="28"/>
          <w:szCs w:val="28"/>
        </w:rPr>
        <w:t>参数及边界条件进行校准，使所述出厂有限元模型演化为与实体叶片状态一致的出厂有限元数字孪生模型。叶片几何参数包括叶片长度、弦高和翼型分布；层</w:t>
      </w:r>
      <w:proofErr w:type="gramStart"/>
      <w:r>
        <w:rPr>
          <w:rFonts w:eastAsia="楷体" w:hint="eastAsia"/>
          <w:sz w:val="28"/>
          <w:szCs w:val="28"/>
        </w:rPr>
        <w:t>合材料</w:t>
      </w:r>
      <w:proofErr w:type="gramEnd"/>
      <w:r>
        <w:rPr>
          <w:rFonts w:eastAsia="楷体" w:hint="eastAsia"/>
          <w:sz w:val="28"/>
          <w:szCs w:val="28"/>
        </w:rPr>
        <w:t>参数包括层</w:t>
      </w:r>
      <w:proofErr w:type="gramStart"/>
      <w:r>
        <w:rPr>
          <w:rFonts w:eastAsia="楷体" w:hint="eastAsia"/>
          <w:sz w:val="28"/>
          <w:szCs w:val="28"/>
        </w:rPr>
        <w:t>合材料</w:t>
      </w:r>
      <w:proofErr w:type="gramEnd"/>
      <w:r>
        <w:rPr>
          <w:rFonts w:eastAsia="楷体" w:hint="eastAsia"/>
          <w:sz w:val="28"/>
          <w:szCs w:val="28"/>
        </w:rPr>
        <w:t>厚度、</w:t>
      </w:r>
      <w:proofErr w:type="gramStart"/>
      <w:r>
        <w:rPr>
          <w:rFonts w:eastAsia="楷体" w:hint="eastAsia"/>
          <w:sz w:val="28"/>
          <w:szCs w:val="28"/>
        </w:rPr>
        <w:t>弹性模量和层合</w:t>
      </w:r>
      <w:proofErr w:type="gramEnd"/>
      <w:r>
        <w:rPr>
          <w:rFonts w:eastAsia="楷体" w:hint="eastAsia"/>
          <w:sz w:val="28"/>
          <w:szCs w:val="28"/>
        </w:rPr>
        <w:t>顺序；所述制造的扰动参数包括材料性能偏差、层厚偏差及装配误差。通过将获取的叶片几何参数、层</w:t>
      </w:r>
      <w:proofErr w:type="gramStart"/>
      <w:r>
        <w:rPr>
          <w:rFonts w:eastAsia="楷体" w:hint="eastAsia"/>
          <w:sz w:val="28"/>
          <w:szCs w:val="28"/>
        </w:rPr>
        <w:t>合材料</w:t>
      </w:r>
      <w:proofErr w:type="gramEnd"/>
      <w:r>
        <w:rPr>
          <w:rFonts w:eastAsia="楷体" w:hint="eastAsia"/>
          <w:sz w:val="28"/>
          <w:szCs w:val="28"/>
        </w:rPr>
        <w:t>参数及制造的扰动参数输入至构建的出厂有限元数字孪生模型中，获得叶片的各节点坐标、各节点材料属性及初始应力状态数据，为后续多工况应变仿真和优化分析提供基础数据，其中，初始应力状态数据包括</w:t>
      </w:r>
      <w:r>
        <w:rPr>
          <w:rFonts w:eastAsia="楷体"/>
          <w:sz w:val="28"/>
          <w:szCs w:val="28"/>
        </w:rPr>
        <w:t>各</w:t>
      </w:r>
      <w:r>
        <w:rPr>
          <w:rFonts w:eastAsia="楷体" w:hint="eastAsia"/>
          <w:sz w:val="28"/>
          <w:szCs w:val="28"/>
        </w:rPr>
        <w:t>有限元网格</w:t>
      </w:r>
      <w:r>
        <w:rPr>
          <w:rFonts w:eastAsia="楷体"/>
          <w:sz w:val="28"/>
          <w:szCs w:val="28"/>
        </w:rPr>
        <w:t>单元或各铺层在初始状态下的正应力、剪应力及残余应力分布数据</w:t>
      </w:r>
      <w:r>
        <w:rPr>
          <w:rFonts w:eastAsia="楷体" w:hint="eastAsia"/>
          <w:sz w:val="28"/>
          <w:szCs w:val="28"/>
        </w:rPr>
        <w:t>。出厂有限元数字孪生模型还用于对根部区、过渡区、主承载区以及叶尖区这些叶片关键结构区域进行网格划分，并定义</w:t>
      </w:r>
      <w:r>
        <w:rPr>
          <w:rFonts w:eastAsia="楷体"/>
          <w:sz w:val="28"/>
          <w:szCs w:val="28"/>
        </w:rPr>
        <w:t>用于表征叶片的实际安装约束及受</w:t>
      </w:r>
      <w:proofErr w:type="gramStart"/>
      <w:r>
        <w:rPr>
          <w:rFonts w:eastAsia="楷体"/>
          <w:sz w:val="28"/>
          <w:szCs w:val="28"/>
        </w:rPr>
        <w:t>载状态</w:t>
      </w:r>
      <w:proofErr w:type="gramEnd"/>
      <w:r>
        <w:rPr>
          <w:rFonts w:eastAsia="楷体" w:hint="eastAsia"/>
          <w:sz w:val="28"/>
          <w:szCs w:val="28"/>
        </w:rPr>
        <w:t>的节点约束和边界条</w:t>
      </w:r>
      <w:r>
        <w:rPr>
          <w:rFonts w:eastAsia="楷体" w:hint="eastAsia"/>
          <w:sz w:val="28"/>
          <w:szCs w:val="28"/>
        </w:rPr>
        <w:lastRenderedPageBreak/>
        <w:t>件，节点约束包括</w:t>
      </w:r>
      <w:r>
        <w:rPr>
          <w:rFonts w:eastAsia="楷体"/>
          <w:sz w:val="28"/>
          <w:szCs w:val="28"/>
        </w:rPr>
        <w:t>根部连接区域的位移约束</w:t>
      </w:r>
      <w:r>
        <w:rPr>
          <w:rFonts w:eastAsia="楷体" w:hint="eastAsia"/>
          <w:sz w:val="28"/>
          <w:szCs w:val="28"/>
        </w:rPr>
        <w:t>，边界条件包括</w:t>
      </w:r>
      <w:r>
        <w:rPr>
          <w:rFonts w:eastAsia="楷体"/>
          <w:sz w:val="28"/>
          <w:szCs w:val="28"/>
        </w:rPr>
        <w:t>作用于叶片的自重载荷、气动载荷和旋转工况下的离心载荷</w:t>
      </w:r>
      <w:r>
        <w:rPr>
          <w:rFonts w:eastAsia="楷体" w:hint="eastAsia"/>
          <w:sz w:val="28"/>
          <w:szCs w:val="28"/>
        </w:rPr>
        <w:t>；</w:t>
      </w:r>
      <w:r>
        <w:rPr>
          <w:rFonts w:eastAsia="楷体"/>
          <w:sz w:val="28"/>
          <w:szCs w:val="28"/>
        </w:rPr>
        <w:t>以</w:t>
      </w:r>
      <w:r>
        <w:rPr>
          <w:rFonts w:eastAsia="楷体" w:hint="eastAsia"/>
          <w:sz w:val="28"/>
          <w:szCs w:val="28"/>
        </w:rPr>
        <w:t>此</w:t>
      </w:r>
      <w:r>
        <w:rPr>
          <w:rFonts w:eastAsia="楷体"/>
          <w:sz w:val="28"/>
          <w:szCs w:val="28"/>
        </w:rPr>
        <w:t>保证</w:t>
      </w:r>
      <w:r>
        <w:rPr>
          <w:rFonts w:eastAsia="楷体" w:hint="eastAsia"/>
          <w:sz w:val="28"/>
          <w:szCs w:val="28"/>
        </w:rPr>
        <w:t>出厂</w:t>
      </w:r>
      <w:r>
        <w:rPr>
          <w:rFonts w:eastAsia="楷体"/>
          <w:sz w:val="28"/>
          <w:szCs w:val="28"/>
        </w:rPr>
        <w:t>有限元数字孪生模型的仿真结果与实体叶片实际力学响应相匹配</w:t>
      </w:r>
      <w:r>
        <w:rPr>
          <w:rFonts w:eastAsia="楷体" w:hint="eastAsia"/>
          <w:sz w:val="28"/>
          <w:szCs w:val="28"/>
        </w:rPr>
        <w:t>。</w:t>
      </w:r>
    </w:p>
    <w:p w14:paraId="1C80AA4D"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S2</w:t>
      </w:r>
      <w:r>
        <w:rPr>
          <w:rFonts w:eastAsia="楷体" w:hint="eastAsia"/>
          <w:sz w:val="28"/>
          <w:szCs w:val="28"/>
        </w:rPr>
        <w:t>、基于出厂有限元数字孪生模型及叶片的各节点坐标、各节点材料属性及初始应力状态数据，根据运行监测数据，在服役环境下加载多工况扰动载荷，将</w:t>
      </w:r>
      <w:r>
        <w:rPr>
          <w:rFonts w:eastAsia="楷体" w:hint="eastAsia"/>
          <w:sz w:val="28"/>
          <w:szCs w:val="28"/>
          <w:lang w:bidi="ar"/>
        </w:rPr>
        <w:t>出厂</w:t>
      </w:r>
      <w:r>
        <w:rPr>
          <w:rFonts w:eastAsia="楷体" w:hint="eastAsia"/>
          <w:sz w:val="28"/>
          <w:szCs w:val="28"/>
        </w:rPr>
        <w:t>有限元数字孪生模型转化为服役有限元数字孪生模型，</w:t>
      </w:r>
      <w:r>
        <w:rPr>
          <w:rFonts w:eastAsia="楷体" w:hint="eastAsia"/>
          <w:sz w:val="28"/>
          <w:szCs w:val="28"/>
          <w:lang w:bidi="ar"/>
        </w:rPr>
        <w:t>基于所述服役有限元数字孪生模型，获得服役环境下的全场节点三维应变数据矩阵及关键性能参数，所述运行监测数据包括风速、风向、转速、变桨角、偏航角、功率、振动响应、温度及载荷监测数据中的一种或多种；</w:t>
      </w:r>
      <w:r>
        <w:rPr>
          <w:rFonts w:eastAsia="楷体" w:hint="eastAsia"/>
          <w:sz w:val="28"/>
          <w:szCs w:val="28"/>
        </w:rPr>
        <w:t>其中，关键性能参数包括根部区的根部应力、过渡区或腹板区域的剪力响应、主承载区的主梁弯矩、以及叶尖区的位移或应变响应。</w:t>
      </w:r>
    </w:p>
    <w:p w14:paraId="0F1216AE"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需要说明的是，步骤</w:t>
      </w:r>
      <w:r>
        <w:rPr>
          <w:rFonts w:eastAsia="楷体" w:hint="eastAsia"/>
          <w:sz w:val="28"/>
          <w:szCs w:val="28"/>
        </w:rPr>
        <w:t>S2</w:t>
      </w:r>
      <w:r>
        <w:rPr>
          <w:rFonts w:eastAsia="楷体" w:hint="eastAsia"/>
          <w:sz w:val="28"/>
          <w:szCs w:val="28"/>
        </w:rPr>
        <w:t>中，</w:t>
      </w:r>
      <w:r>
        <w:rPr>
          <w:rFonts w:eastAsia="楷体"/>
          <w:sz w:val="28"/>
          <w:szCs w:val="28"/>
        </w:rPr>
        <w:t>工况包括额定风速</w:t>
      </w:r>
      <w:r>
        <w:rPr>
          <w:rFonts w:eastAsia="楷体" w:hint="eastAsia"/>
          <w:sz w:val="28"/>
          <w:szCs w:val="28"/>
        </w:rPr>
        <w:t>工况</w:t>
      </w:r>
      <w:r>
        <w:rPr>
          <w:rFonts w:eastAsia="楷体"/>
          <w:sz w:val="28"/>
          <w:szCs w:val="28"/>
        </w:rPr>
        <w:t>、极限风速</w:t>
      </w:r>
      <w:r>
        <w:rPr>
          <w:rFonts w:eastAsia="楷体" w:hint="eastAsia"/>
          <w:sz w:val="28"/>
          <w:szCs w:val="28"/>
        </w:rPr>
        <w:t>工况及</w:t>
      </w:r>
      <w:r>
        <w:rPr>
          <w:rFonts w:eastAsia="楷体"/>
          <w:sz w:val="28"/>
          <w:szCs w:val="28"/>
        </w:rPr>
        <w:t>偏航</w:t>
      </w:r>
      <w:r>
        <w:rPr>
          <w:rFonts w:eastAsia="楷体" w:hint="eastAsia"/>
          <w:sz w:val="28"/>
          <w:szCs w:val="28"/>
        </w:rPr>
        <w:t>工况。步骤</w:t>
      </w:r>
      <w:r>
        <w:rPr>
          <w:rFonts w:eastAsia="楷体" w:hint="eastAsia"/>
          <w:sz w:val="28"/>
          <w:szCs w:val="28"/>
        </w:rPr>
        <w:t>S2</w:t>
      </w:r>
      <w:r>
        <w:rPr>
          <w:rFonts w:eastAsia="楷体" w:hint="eastAsia"/>
          <w:sz w:val="28"/>
          <w:szCs w:val="28"/>
        </w:rPr>
        <w:t>中，基于</w:t>
      </w:r>
      <w:r>
        <w:rPr>
          <w:rFonts w:eastAsia="楷体" w:hint="eastAsia"/>
          <w:sz w:val="28"/>
          <w:szCs w:val="28"/>
          <w:lang w:bidi="ar"/>
        </w:rPr>
        <w:t>服役有限元数字孪生模型，获得服役环境下的</w:t>
      </w:r>
      <w:r>
        <w:rPr>
          <w:rFonts w:eastAsia="楷体" w:hint="eastAsia"/>
          <w:sz w:val="28"/>
          <w:szCs w:val="28"/>
        </w:rPr>
        <w:t>全场节点三维应变数据矩阵及对应关键性能参数包括：对每一工况进行数字孪生有限元仿真，输出</w:t>
      </w:r>
      <w:r>
        <w:rPr>
          <w:rFonts w:eastAsia="楷体" w:hint="eastAsia"/>
          <w:sz w:val="28"/>
          <w:szCs w:val="28"/>
          <w:lang w:bidi="ar"/>
        </w:rPr>
        <w:t>服役环境下的</w:t>
      </w:r>
      <w:r>
        <w:rPr>
          <w:rFonts w:eastAsia="楷体" w:hint="eastAsia"/>
          <w:sz w:val="28"/>
          <w:szCs w:val="28"/>
        </w:rPr>
        <w:t>全场节点三维应变数据矩阵及对应关键性能参数。基于出厂有限元数字孪生模型，对叶片在典型服役工况下进行全场应变仿真，输出用于描述不同工况下叶片各节点的应变变化特性的全场节点三维应变数据矩阵，以进一步计算根部区的根部应力、过渡区或腹板区域的剪力响应、主承载区的主梁弯矩、以及叶尖区的位移或应变响应这些关键性能参数，为候选应变传感器布置点和优化建模提供依据。所述扰动载荷是指叶片在服役过程中受到的相对于额定工况发生波动的外部载荷及惯性载荷，包括由风速波动、风向变化、湍流、阵风、偏航误差、变桨偏差及转速波动引起的气动载荷和惯性载荷变化。</w:t>
      </w:r>
    </w:p>
    <w:p w14:paraId="43FCC85C"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S3</w:t>
      </w:r>
      <w:r>
        <w:rPr>
          <w:rFonts w:eastAsia="楷体" w:hint="eastAsia"/>
          <w:sz w:val="28"/>
          <w:szCs w:val="28"/>
        </w:rPr>
        <w:t>、根据叶片功能区划分，在每个功能区内生成候选应变传感器布置点集合，其中，候选应变传感器布置点集合中候选应变传感器布置点的间距不</w:t>
      </w:r>
      <w:r>
        <w:rPr>
          <w:rFonts w:eastAsia="楷体" w:hint="eastAsia"/>
          <w:sz w:val="28"/>
          <w:szCs w:val="28"/>
        </w:rPr>
        <w:lastRenderedPageBreak/>
        <w:t>小于预设最小间距，且候选应变传感器布置点集合中不包括不可安装应变传感器的布置点。</w:t>
      </w:r>
    </w:p>
    <w:p w14:paraId="539F3F46"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需要说明的是，步骤</w:t>
      </w:r>
      <w:r>
        <w:rPr>
          <w:rFonts w:eastAsia="楷体" w:hint="eastAsia"/>
          <w:sz w:val="28"/>
          <w:szCs w:val="28"/>
        </w:rPr>
        <w:t>S3</w:t>
      </w:r>
      <w:r>
        <w:rPr>
          <w:rFonts w:eastAsia="楷体" w:hint="eastAsia"/>
          <w:sz w:val="28"/>
          <w:szCs w:val="28"/>
        </w:rPr>
        <w:t>中，根据叶片功能区划分，在叶片各功能区内生成候选应变传感器布置点集合包括：根据叶片功能区划分，将叶片划分为根部区、过渡区、主承载区以及叶尖区，在每个功能区内离散生成候选应变传感器布置点集合，如图</w:t>
      </w:r>
      <w:r>
        <w:rPr>
          <w:rFonts w:eastAsia="楷体" w:hint="eastAsia"/>
          <w:sz w:val="28"/>
          <w:szCs w:val="28"/>
        </w:rPr>
        <w:t>3</w:t>
      </w:r>
      <w:r>
        <w:rPr>
          <w:rFonts w:eastAsia="楷体" w:hint="eastAsia"/>
          <w:sz w:val="28"/>
          <w:szCs w:val="28"/>
        </w:rPr>
        <w:t>所示，白点表示候选应变传感器布置点，不同颜色区域分别表示各功能区；候选应变传感器布置点集合中，候选应变传感器布置点的间距不小于预设最小间距，以保证应变传感器布置的可实现性和测量覆盖范围；同时考虑到应变传感器布置不能影响叶片表面处理、安装可行性及数据采集接口等制造和安装约束，候选应变传感器布置点集合不包括不可安装应变传感器的布置点。</w:t>
      </w:r>
    </w:p>
    <w:p w14:paraId="1F4B2FB5"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S4</w:t>
      </w:r>
      <w:r>
        <w:rPr>
          <w:rFonts w:eastAsia="楷体" w:hint="eastAsia"/>
          <w:sz w:val="28"/>
          <w:szCs w:val="28"/>
        </w:rPr>
        <w:t>、</w:t>
      </w:r>
      <w:r>
        <w:rPr>
          <w:rFonts w:eastAsia="楷体" w:hint="eastAsia"/>
          <w:sz w:val="28"/>
          <w:szCs w:val="28"/>
          <w:lang w:bidi="ar"/>
        </w:rPr>
        <w:t>以所述候选应变传感器布置点集合中的应变传感器布置点为决策变量，以所述全场节点三维应变数据矩阵为优化输入，并结合设置的目标函数、约束条件以及叶片关键结构区域的权重系数，构建传感器布局闭环优化模型</w:t>
      </w:r>
      <w:r>
        <w:rPr>
          <w:rFonts w:eastAsia="楷体" w:hint="eastAsia"/>
          <w:sz w:val="28"/>
          <w:szCs w:val="28"/>
        </w:rPr>
        <w:t>。</w:t>
      </w:r>
    </w:p>
    <w:p w14:paraId="2271ECFA"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需要说明的是，在步骤</w:t>
      </w:r>
      <w:r>
        <w:rPr>
          <w:rFonts w:eastAsia="楷体" w:hint="eastAsia"/>
          <w:sz w:val="28"/>
          <w:szCs w:val="28"/>
        </w:rPr>
        <w:t>S4</w:t>
      </w:r>
      <w:r>
        <w:rPr>
          <w:rFonts w:eastAsia="楷体" w:hint="eastAsia"/>
          <w:sz w:val="28"/>
          <w:szCs w:val="28"/>
        </w:rPr>
        <w:t>中，所述决策变量为应变传感器布置点集合中的应变传感器布置点，目标函数为在多工况及扰动条件下最大化</w:t>
      </w:r>
      <w:r>
        <w:rPr>
          <w:rFonts w:eastAsia="楷体" w:hint="eastAsia"/>
          <w:sz w:val="28"/>
          <w:szCs w:val="28"/>
        </w:rPr>
        <w:t>Fisher</w:t>
      </w:r>
      <w:r>
        <w:rPr>
          <w:rFonts w:eastAsia="楷体" w:hint="eastAsia"/>
          <w:sz w:val="28"/>
          <w:szCs w:val="28"/>
        </w:rPr>
        <w:t>信息矩阵行列式或使叶片</w:t>
      </w:r>
      <w:r>
        <w:rPr>
          <w:rFonts w:eastAsia="楷体" w:hint="eastAsia"/>
          <w:sz w:val="28"/>
          <w:szCs w:val="28"/>
          <w:lang w:bidi="ar"/>
        </w:rPr>
        <w:t>全场节点三维应变重构误差最小</w:t>
      </w:r>
      <w:r>
        <w:rPr>
          <w:rFonts w:eastAsia="楷体" w:hint="eastAsia"/>
          <w:sz w:val="28"/>
          <w:szCs w:val="28"/>
        </w:rPr>
        <w:t>；约束条件为传感器布置总数不超出预设数量上限，以及候选应变传感器布置点集合中候选传感器布置点的间距不小于预设最小间距；同时对根部区、过渡区、主承载区、叶尖区设置权重系数，以确保根部应力、过渡区或腹板区域的剪力响应、主承载区的主梁弯矩、以及叶尖区的位移或应变响应等关键性能参数的感知精度优先。</w:t>
      </w:r>
    </w:p>
    <w:p w14:paraId="079CEB78"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S5</w:t>
      </w:r>
      <w:r>
        <w:rPr>
          <w:rFonts w:eastAsia="楷体" w:hint="eastAsia"/>
          <w:sz w:val="28"/>
          <w:szCs w:val="28"/>
        </w:rPr>
        <w:t>、采用迭代优化算法对</w:t>
      </w:r>
      <w:r>
        <w:rPr>
          <w:rFonts w:eastAsia="楷体" w:hint="eastAsia"/>
          <w:sz w:val="28"/>
          <w:szCs w:val="28"/>
          <w:lang w:bidi="ar"/>
        </w:rPr>
        <w:t>传感器布局</w:t>
      </w:r>
      <w:r>
        <w:rPr>
          <w:rFonts w:eastAsia="楷体" w:hint="eastAsia"/>
          <w:sz w:val="28"/>
          <w:szCs w:val="28"/>
        </w:rPr>
        <w:t>闭环优化模型进行求解，得到应变传感器的布置位置和数量。</w:t>
      </w:r>
    </w:p>
    <w:p w14:paraId="2A021A5C"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lastRenderedPageBreak/>
        <w:t>需要说明的是，在步骤</w:t>
      </w:r>
      <w:r>
        <w:rPr>
          <w:rFonts w:eastAsia="楷体" w:hint="eastAsia"/>
          <w:sz w:val="28"/>
          <w:szCs w:val="28"/>
        </w:rPr>
        <w:t>S5</w:t>
      </w:r>
      <w:r>
        <w:rPr>
          <w:rFonts w:eastAsia="楷体" w:hint="eastAsia"/>
          <w:sz w:val="28"/>
          <w:szCs w:val="28"/>
        </w:rPr>
        <w:t>中，采用迭代优化算法对</w:t>
      </w:r>
      <w:r>
        <w:rPr>
          <w:rFonts w:eastAsia="楷体" w:hint="eastAsia"/>
          <w:sz w:val="28"/>
          <w:szCs w:val="28"/>
          <w:lang w:bidi="ar"/>
        </w:rPr>
        <w:t>传感器布局</w:t>
      </w:r>
      <w:r>
        <w:rPr>
          <w:rFonts w:eastAsia="楷体" w:hint="eastAsia"/>
          <w:sz w:val="28"/>
          <w:szCs w:val="28"/>
        </w:rPr>
        <w:t>闭环优化模型进行求解，得到应变传感器的布置位置和数量包括采用遗传算法、粒子群算法或组合启发式算法，通过选择、交叉、变异或迭代策略更新获得应变传感器的布置位置和数量。如图</w:t>
      </w:r>
      <w:r>
        <w:rPr>
          <w:rFonts w:eastAsia="楷体" w:hint="eastAsia"/>
          <w:sz w:val="28"/>
          <w:szCs w:val="28"/>
        </w:rPr>
        <w:t>4</w:t>
      </w:r>
      <w:r>
        <w:rPr>
          <w:rFonts w:eastAsia="楷体" w:hint="eastAsia"/>
          <w:sz w:val="28"/>
          <w:szCs w:val="28"/>
        </w:rPr>
        <w:t>所示，展示的是叶片的应变云图及</w:t>
      </w:r>
      <w:r>
        <w:rPr>
          <w:rFonts w:eastAsia="楷体"/>
          <w:sz w:val="28"/>
          <w:szCs w:val="28"/>
        </w:rPr>
        <w:t>应变传感器</w:t>
      </w:r>
      <w:r>
        <w:rPr>
          <w:rFonts w:eastAsia="楷体" w:hint="eastAsia"/>
          <w:sz w:val="28"/>
          <w:szCs w:val="28"/>
        </w:rPr>
        <w:t>的最终选择布置点（图</w:t>
      </w:r>
      <w:r>
        <w:rPr>
          <w:rFonts w:eastAsia="楷体" w:hint="eastAsia"/>
          <w:sz w:val="28"/>
          <w:szCs w:val="28"/>
        </w:rPr>
        <w:t>4</w:t>
      </w:r>
      <w:r>
        <w:rPr>
          <w:rFonts w:eastAsia="楷体" w:hint="eastAsia"/>
          <w:sz w:val="28"/>
          <w:szCs w:val="28"/>
        </w:rPr>
        <w:t>中的白点），叶片全场应变分布特征是应变传感器布置点的选择依据。应变传感器布置点优先从应变响应显著、应变变化剧烈、对多工况扰动具有较强区分能力且对关键性能参数反演贡献较大的区域中选择，并结合关键结构区域的权重系数、应变传感器布置数量的上限及最小间距等约束进行优化确定。应变传感器不限于应变片或光纤光栅传感器。应变传感器的安装方式包括在叶片制造阶段预埋式安装和在叶片内腔后装式安装；其中，在叶片制造阶段预埋式安装是指在树脂灌注前，将应变传感器及相关引线预先布设于叶片内部预定位置，并在后续树脂灌注及固化过程中与叶片结构形成一体化集成，具有集成度高、隐蔽性和防护性较好的特点，但后期不易拆卸维修；在叶片内腔后装式安装是指在叶片成型后将应变传感器通过胶黏剂或其他固定方式安装于叶片内腔预定位置，便于后期检查、更换和维护，但传感器及相关引线暴露于叶片内腔中，结构集成度、隐蔽性和长期防护条件相对较弱。</w:t>
      </w:r>
    </w:p>
    <w:p w14:paraId="2DBA0501"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进一步的，本发明实施</w:t>
      </w:r>
      <w:proofErr w:type="gramStart"/>
      <w:r>
        <w:rPr>
          <w:rFonts w:eastAsia="楷体" w:hint="eastAsia"/>
          <w:sz w:val="28"/>
          <w:szCs w:val="28"/>
        </w:rPr>
        <w:t>例提供</w:t>
      </w:r>
      <w:proofErr w:type="gramEnd"/>
      <w:r>
        <w:rPr>
          <w:rFonts w:eastAsia="楷体" w:hint="eastAsia"/>
          <w:sz w:val="28"/>
          <w:szCs w:val="28"/>
        </w:rPr>
        <w:t>的传感器布局方法还包括：</w:t>
      </w:r>
    </w:p>
    <w:p w14:paraId="545EB913"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S6</w:t>
      </w:r>
      <w:r>
        <w:rPr>
          <w:rFonts w:eastAsia="楷体" w:hint="eastAsia"/>
          <w:sz w:val="28"/>
          <w:szCs w:val="28"/>
        </w:rPr>
        <w:t>、基于得到的应变传感器的布置位置和数量，对叶片服役阶段全场应变进行重构，反演关键性能参数，计算误差指标并生成应变传感器感知精度与鲁棒性报告。</w:t>
      </w:r>
    </w:p>
    <w:p w14:paraId="50EEF334"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需要说明的是，在步骤</w:t>
      </w:r>
      <w:r>
        <w:rPr>
          <w:rFonts w:eastAsia="楷体" w:hint="eastAsia"/>
          <w:sz w:val="28"/>
          <w:szCs w:val="28"/>
        </w:rPr>
        <w:t>S6</w:t>
      </w:r>
      <w:r>
        <w:rPr>
          <w:rFonts w:eastAsia="楷体" w:hint="eastAsia"/>
          <w:sz w:val="28"/>
          <w:szCs w:val="28"/>
        </w:rPr>
        <w:t>中，应变重构步骤为基于得到的应变传感器的布置位置和数量，获取叶片服役阶段各应变传感器在不同运行工况下的时序应变响应数据，并结合服役有限元数字孪生模型建立离散测点应变与全场节点三维应变之间的映射关系，对叶片服役阶段全场应变进行重构，得到</w:t>
      </w:r>
      <w:r>
        <w:rPr>
          <w:rFonts w:eastAsia="楷体" w:hint="eastAsia"/>
          <w:sz w:val="28"/>
          <w:szCs w:val="28"/>
        </w:rPr>
        <w:lastRenderedPageBreak/>
        <w:t>叶片各时刻的全场节点三维应变分布矩阵；基于全场节点三维应变分布矩阵，反演根部区的根部应力、过渡区或腹板区域的剪力响应、主承载区的主梁弯矩、以及叶尖区的位移或应变响应这些反演关键性能参数；再将所述重构结果和反演结果与对应参考值进行对比，计算均方根误差、相对误差、最大绝对误差及抗扰动波动指标，并生成应变传感器感知精度与鲁棒性报告。</w:t>
      </w:r>
    </w:p>
    <w:p w14:paraId="79F501E8" w14:textId="77777777" w:rsidR="005C37C3" w:rsidRDefault="00000000">
      <w:pPr>
        <w:pStyle w:val="af6"/>
        <w:snapToGrid w:val="0"/>
        <w:spacing w:beforeLines="20" w:before="62" w:line="360" w:lineRule="auto"/>
        <w:ind w:firstLineChars="202" w:firstLine="566"/>
        <w:jc w:val="both"/>
        <w:rPr>
          <w:del w:id="3" w:author="阿史那思摩" w:date="2026-04-25T19:58:00Z"/>
          <w:rFonts w:eastAsia="楷体"/>
          <w:sz w:val="28"/>
          <w:szCs w:val="28"/>
        </w:rPr>
      </w:pPr>
      <w:ins w:id="4" w:author="阿史那思摩" w:date="2026-04-25T19:58:00Z">
        <w:r>
          <w:rPr>
            <w:rFonts w:eastAsia="楷体" w:hint="eastAsia"/>
            <w:sz w:val="28"/>
            <w:szCs w:val="28"/>
          </w:rPr>
          <w:t>以下为一</w:t>
        </w:r>
      </w:ins>
      <w:r>
        <w:rPr>
          <w:rFonts w:eastAsia="楷体" w:hint="eastAsia"/>
          <w:sz w:val="28"/>
          <w:szCs w:val="28"/>
        </w:rPr>
        <w:t>具体实</w:t>
      </w:r>
      <w:del w:id="5" w:author="阿史那思摩" w:date="2026-04-25T19:53:00Z">
        <w:r>
          <w:rPr>
            <w:rFonts w:eastAsia="楷体" w:hint="eastAsia"/>
            <w:sz w:val="28"/>
            <w:szCs w:val="28"/>
          </w:rPr>
          <w:delText>施</w:delText>
        </w:r>
      </w:del>
      <w:r>
        <w:rPr>
          <w:rFonts w:eastAsia="楷体" w:hint="eastAsia"/>
          <w:sz w:val="28"/>
          <w:szCs w:val="28"/>
        </w:rPr>
        <w:t>例</w:t>
      </w:r>
      <w:ins w:id="6" w:author="阿史那思摩" w:date="2026-04-25T19:58:00Z">
        <w:r>
          <w:rPr>
            <w:rFonts w:eastAsia="楷体" w:hint="eastAsia"/>
            <w:sz w:val="28"/>
            <w:szCs w:val="28"/>
          </w:rPr>
          <w:t>。</w:t>
        </w:r>
      </w:ins>
    </w:p>
    <w:p w14:paraId="47571053"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示例性地，以</w:t>
      </w:r>
      <w:r>
        <w:rPr>
          <w:rFonts w:eastAsia="楷体" w:hint="eastAsia"/>
          <w:sz w:val="28"/>
          <w:szCs w:val="28"/>
        </w:rPr>
        <w:t>2MW</w:t>
      </w:r>
      <w:r>
        <w:rPr>
          <w:rFonts w:eastAsia="楷体" w:hint="eastAsia"/>
          <w:sz w:val="28"/>
          <w:szCs w:val="28"/>
        </w:rPr>
        <w:t>风电叶片为例，采集到的叶片几何参数为：叶片长度</w:t>
      </w:r>
      <w:r>
        <w:rPr>
          <w:rFonts w:eastAsia="楷体" w:hint="eastAsia"/>
          <w:sz w:val="28"/>
          <w:szCs w:val="28"/>
        </w:rPr>
        <w:t>60m</w:t>
      </w:r>
      <w:r>
        <w:rPr>
          <w:rFonts w:eastAsia="楷体" w:hint="eastAsia"/>
          <w:sz w:val="28"/>
          <w:szCs w:val="28"/>
        </w:rPr>
        <w:t>，最大弦长</w:t>
      </w:r>
      <w:r>
        <w:rPr>
          <w:rFonts w:eastAsia="楷体" w:hint="eastAsia"/>
          <w:sz w:val="28"/>
          <w:szCs w:val="28"/>
        </w:rPr>
        <w:t>4m</w:t>
      </w:r>
      <w:r>
        <w:rPr>
          <w:rFonts w:eastAsia="楷体" w:hint="eastAsia"/>
          <w:sz w:val="28"/>
          <w:szCs w:val="28"/>
        </w:rPr>
        <w:t>，翼型分布</w:t>
      </w:r>
      <w:r>
        <w:rPr>
          <w:rFonts w:eastAsia="楷体"/>
          <w:sz w:val="28"/>
          <w:szCs w:val="28"/>
        </w:rPr>
        <w:t>为沿叶片展向由根部圆柱过渡翼型逐步过渡至中部承载翼型，再过渡至叶尖薄翼型</w:t>
      </w:r>
      <w:r>
        <w:rPr>
          <w:rFonts w:eastAsia="楷体" w:hint="eastAsia"/>
          <w:sz w:val="28"/>
          <w:szCs w:val="28"/>
        </w:rPr>
        <w:t>；层</w:t>
      </w:r>
      <w:proofErr w:type="gramStart"/>
      <w:r>
        <w:rPr>
          <w:rFonts w:eastAsia="楷体" w:hint="eastAsia"/>
          <w:sz w:val="28"/>
          <w:szCs w:val="28"/>
        </w:rPr>
        <w:t>合材料</w:t>
      </w:r>
      <w:proofErr w:type="gramEnd"/>
      <w:r>
        <w:rPr>
          <w:rFonts w:eastAsia="楷体" w:hint="eastAsia"/>
          <w:sz w:val="28"/>
          <w:szCs w:val="28"/>
        </w:rPr>
        <w:t>参数为：层</w:t>
      </w:r>
      <w:proofErr w:type="gramStart"/>
      <w:r>
        <w:rPr>
          <w:rFonts w:eastAsia="楷体" w:hint="eastAsia"/>
          <w:sz w:val="28"/>
          <w:szCs w:val="28"/>
        </w:rPr>
        <w:t>合材料</w:t>
      </w:r>
      <w:proofErr w:type="gramEnd"/>
      <w:r>
        <w:rPr>
          <w:rFonts w:eastAsia="楷体" w:hint="eastAsia"/>
          <w:sz w:val="28"/>
          <w:szCs w:val="28"/>
        </w:rPr>
        <w:t>厚度</w:t>
      </w:r>
      <w:r>
        <w:rPr>
          <w:rFonts w:eastAsia="楷体" w:hint="eastAsia"/>
          <w:sz w:val="28"/>
          <w:szCs w:val="28"/>
        </w:rPr>
        <w:t>50mm</w:t>
      </w:r>
      <w:r>
        <w:rPr>
          <w:rFonts w:eastAsia="楷体" w:hint="eastAsia"/>
          <w:sz w:val="28"/>
          <w:szCs w:val="28"/>
        </w:rPr>
        <w:t>，弹性模量</w:t>
      </w:r>
      <w:r>
        <w:rPr>
          <w:rFonts w:eastAsia="楷体" w:hint="eastAsia"/>
          <w:sz w:val="28"/>
          <w:szCs w:val="28"/>
        </w:rPr>
        <w:t>35GPa</w:t>
      </w:r>
      <w:r>
        <w:rPr>
          <w:rFonts w:eastAsia="楷体" w:hint="eastAsia"/>
          <w:sz w:val="28"/>
          <w:szCs w:val="28"/>
        </w:rPr>
        <w:t>，层合顺序</w:t>
      </w:r>
      <w:r>
        <w:rPr>
          <w:rFonts w:eastAsia="楷体"/>
          <w:sz w:val="28"/>
          <w:szCs w:val="28"/>
        </w:rPr>
        <w:t>为以</w:t>
      </w:r>
      <w:r>
        <w:rPr>
          <w:rFonts w:eastAsia="楷体"/>
          <w:sz w:val="28"/>
          <w:szCs w:val="28"/>
        </w:rPr>
        <w:t xml:space="preserve"> 0°</w:t>
      </w:r>
      <w:r>
        <w:rPr>
          <w:rFonts w:eastAsia="楷体"/>
          <w:sz w:val="28"/>
          <w:szCs w:val="28"/>
        </w:rPr>
        <w:t>层为主、辅以</w:t>
      </w:r>
      <w:r>
        <w:rPr>
          <w:rFonts w:eastAsia="楷体"/>
          <w:sz w:val="28"/>
          <w:szCs w:val="28"/>
        </w:rPr>
        <w:t xml:space="preserve"> ±45°</w:t>
      </w:r>
      <w:r>
        <w:rPr>
          <w:rFonts w:eastAsia="楷体"/>
          <w:sz w:val="28"/>
          <w:szCs w:val="28"/>
        </w:rPr>
        <w:t>层和</w:t>
      </w:r>
      <w:r>
        <w:rPr>
          <w:rFonts w:eastAsia="楷体"/>
          <w:sz w:val="28"/>
          <w:szCs w:val="28"/>
        </w:rPr>
        <w:t xml:space="preserve"> 90°</w:t>
      </w:r>
      <w:r>
        <w:rPr>
          <w:rFonts w:eastAsia="楷体"/>
          <w:sz w:val="28"/>
          <w:szCs w:val="28"/>
        </w:rPr>
        <w:t>层的</w:t>
      </w:r>
      <w:proofErr w:type="gramStart"/>
      <w:r>
        <w:rPr>
          <w:rFonts w:eastAsia="楷体"/>
          <w:sz w:val="28"/>
          <w:szCs w:val="28"/>
        </w:rPr>
        <w:t>对称层</w:t>
      </w:r>
      <w:proofErr w:type="gramEnd"/>
      <w:r>
        <w:rPr>
          <w:rFonts w:eastAsia="楷体"/>
          <w:sz w:val="28"/>
          <w:szCs w:val="28"/>
        </w:rPr>
        <w:t>合结构</w:t>
      </w:r>
      <w:r>
        <w:rPr>
          <w:rFonts w:eastAsia="楷体" w:hint="eastAsia"/>
          <w:sz w:val="28"/>
          <w:szCs w:val="28"/>
        </w:rPr>
        <w:t>；制造的扰动参数为：材料性能偏差±</w:t>
      </w:r>
      <w:r>
        <w:rPr>
          <w:rFonts w:eastAsia="楷体" w:hint="eastAsia"/>
          <w:sz w:val="28"/>
          <w:szCs w:val="28"/>
        </w:rPr>
        <w:t>3%</w:t>
      </w:r>
      <w:r>
        <w:rPr>
          <w:rFonts w:eastAsia="楷体" w:hint="eastAsia"/>
          <w:sz w:val="28"/>
          <w:szCs w:val="28"/>
        </w:rPr>
        <w:t>、层厚偏差±</w:t>
      </w:r>
      <w:r>
        <w:rPr>
          <w:rFonts w:eastAsia="楷体" w:hint="eastAsia"/>
          <w:sz w:val="28"/>
          <w:szCs w:val="28"/>
        </w:rPr>
        <w:t>5%</w:t>
      </w:r>
      <w:r>
        <w:rPr>
          <w:rFonts w:eastAsia="楷体" w:hint="eastAsia"/>
          <w:sz w:val="28"/>
          <w:szCs w:val="28"/>
        </w:rPr>
        <w:t>以及装配误差±</w:t>
      </w:r>
      <w:r>
        <w:rPr>
          <w:rFonts w:eastAsia="楷体" w:hint="eastAsia"/>
          <w:sz w:val="28"/>
          <w:szCs w:val="28"/>
        </w:rPr>
        <w:t>2mm</w:t>
      </w:r>
      <w:r>
        <w:rPr>
          <w:rFonts w:eastAsia="楷体" w:hint="eastAsia"/>
          <w:sz w:val="28"/>
          <w:szCs w:val="28"/>
        </w:rPr>
        <w:t>。利用有限元软件建立叶片的出厂有限元数字孪生模型以对根部区、过渡区、主承载区、叶尖区进行网格划分，生成叶片各节点坐标、各节点材料属性，并输出初始应力状态数据。</w:t>
      </w:r>
    </w:p>
    <w:p w14:paraId="721A217B"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设定额定工况为：叶片额定风速</w:t>
      </w:r>
      <w:r>
        <w:rPr>
          <w:rFonts w:eastAsia="楷体" w:hint="eastAsia"/>
          <w:sz w:val="28"/>
          <w:szCs w:val="28"/>
        </w:rPr>
        <w:t>12m/s</w:t>
      </w:r>
      <w:r>
        <w:rPr>
          <w:rFonts w:eastAsia="楷体" w:hint="eastAsia"/>
          <w:sz w:val="28"/>
          <w:szCs w:val="28"/>
        </w:rPr>
        <w:t>、极限风速</w:t>
      </w:r>
      <w:r>
        <w:rPr>
          <w:rFonts w:eastAsia="楷体" w:hint="eastAsia"/>
          <w:sz w:val="28"/>
          <w:szCs w:val="28"/>
        </w:rPr>
        <w:t>25m/s</w:t>
      </w:r>
      <w:r>
        <w:rPr>
          <w:rFonts w:eastAsia="楷体" w:hint="eastAsia"/>
          <w:sz w:val="28"/>
          <w:szCs w:val="28"/>
        </w:rPr>
        <w:t>以及</w:t>
      </w:r>
      <w:r>
        <w:rPr>
          <w:rFonts w:eastAsia="楷体"/>
          <w:sz w:val="28"/>
          <w:szCs w:val="28"/>
        </w:rPr>
        <w:t>偏航工况下的</w:t>
      </w:r>
      <w:r>
        <w:rPr>
          <w:rFonts w:eastAsia="楷体" w:hint="eastAsia"/>
          <w:sz w:val="28"/>
          <w:szCs w:val="28"/>
        </w:rPr>
        <w:t>偏航角±</w:t>
      </w:r>
      <w:r>
        <w:rPr>
          <w:rFonts w:eastAsia="楷体" w:hint="eastAsia"/>
          <w:sz w:val="28"/>
          <w:szCs w:val="28"/>
        </w:rPr>
        <w:t>10</w:t>
      </w:r>
      <w:r>
        <w:rPr>
          <w:rFonts w:eastAsia="楷体" w:hint="eastAsia"/>
          <w:sz w:val="28"/>
          <w:szCs w:val="28"/>
        </w:rPr>
        <w:t>°；设定的扰动载荷为：风速波动载荷设定为在额定风速</w:t>
      </w:r>
      <w:r>
        <w:rPr>
          <w:rFonts w:eastAsia="楷体" w:hint="eastAsia"/>
          <w:sz w:val="28"/>
          <w:szCs w:val="28"/>
        </w:rPr>
        <w:t>12m/s</w:t>
      </w:r>
      <w:r>
        <w:rPr>
          <w:rFonts w:eastAsia="楷体" w:hint="eastAsia"/>
          <w:sz w:val="28"/>
          <w:szCs w:val="28"/>
        </w:rPr>
        <w:t>基础上作±</w:t>
      </w:r>
      <w:r>
        <w:rPr>
          <w:rFonts w:eastAsia="楷体" w:hint="eastAsia"/>
          <w:sz w:val="28"/>
          <w:szCs w:val="28"/>
        </w:rPr>
        <w:t>2m/s</w:t>
      </w:r>
      <w:r>
        <w:rPr>
          <w:rFonts w:eastAsia="楷体" w:hint="eastAsia"/>
          <w:sz w:val="28"/>
          <w:szCs w:val="28"/>
        </w:rPr>
        <w:t>波动，风向变化载荷设定为来流风向相对于预设风向发生±</w:t>
      </w:r>
      <w:r>
        <w:rPr>
          <w:rFonts w:eastAsia="楷体" w:hint="eastAsia"/>
          <w:sz w:val="28"/>
          <w:szCs w:val="28"/>
        </w:rPr>
        <w:t>8</w:t>
      </w:r>
      <w:r>
        <w:rPr>
          <w:rFonts w:eastAsia="楷体" w:hint="eastAsia"/>
          <w:sz w:val="28"/>
          <w:szCs w:val="28"/>
        </w:rPr>
        <w:t>°偏移，湍流载荷采用湍流强度</w:t>
      </w:r>
      <w:r>
        <w:rPr>
          <w:rFonts w:eastAsia="楷体" w:hint="eastAsia"/>
          <w:sz w:val="28"/>
          <w:szCs w:val="28"/>
        </w:rPr>
        <w:t>0.15</w:t>
      </w:r>
      <w:r>
        <w:rPr>
          <w:rFonts w:eastAsia="楷体" w:hint="eastAsia"/>
          <w:sz w:val="28"/>
          <w:szCs w:val="28"/>
        </w:rPr>
        <w:t>表征，阵风载荷设定为短时风速增量</w:t>
      </w:r>
      <w:r>
        <w:rPr>
          <w:rFonts w:eastAsia="楷体" w:hint="eastAsia"/>
          <w:sz w:val="28"/>
          <w:szCs w:val="28"/>
        </w:rPr>
        <w:t>3m/s</w:t>
      </w:r>
      <w:r>
        <w:rPr>
          <w:rFonts w:eastAsia="楷体" w:hint="eastAsia"/>
          <w:sz w:val="28"/>
          <w:szCs w:val="28"/>
        </w:rPr>
        <w:t>，偏航误差载荷设定为机舱偏航对准误差±</w:t>
      </w:r>
      <w:r>
        <w:rPr>
          <w:rFonts w:eastAsia="楷体" w:hint="eastAsia"/>
          <w:sz w:val="28"/>
          <w:szCs w:val="28"/>
        </w:rPr>
        <w:t>5</w:t>
      </w:r>
      <w:r>
        <w:rPr>
          <w:rFonts w:eastAsia="楷体" w:hint="eastAsia"/>
          <w:sz w:val="28"/>
          <w:szCs w:val="28"/>
        </w:rPr>
        <w:t>°，变桨偏差载荷设定为桨距角偏差±</w:t>
      </w:r>
      <w:r>
        <w:rPr>
          <w:rFonts w:eastAsia="楷体" w:hint="eastAsia"/>
          <w:sz w:val="28"/>
          <w:szCs w:val="28"/>
        </w:rPr>
        <w:t>2</w:t>
      </w:r>
      <w:r>
        <w:rPr>
          <w:rFonts w:eastAsia="楷体" w:hint="eastAsia"/>
          <w:sz w:val="28"/>
          <w:szCs w:val="28"/>
        </w:rPr>
        <w:t>°，转速波动引起的惯性载荷设定为额定转速的±</w:t>
      </w:r>
      <w:r>
        <w:rPr>
          <w:rFonts w:eastAsia="楷体" w:hint="eastAsia"/>
          <w:sz w:val="28"/>
          <w:szCs w:val="28"/>
        </w:rPr>
        <w:t>5%</w:t>
      </w:r>
      <w:r>
        <w:rPr>
          <w:rFonts w:eastAsia="楷体" w:hint="eastAsia"/>
          <w:sz w:val="28"/>
          <w:szCs w:val="28"/>
        </w:rPr>
        <w:t>；上述扰动载荷在额定风速</w:t>
      </w:r>
      <w:r>
        <w:rPr>
          <w:rFonts w:eastAsia="楷体" w:hint="eastAsia"/>
          <w:sz w:val="28"/>
          <w:szCs w:val="28"/>
        </w:rPr>
        <w:t>12m/s</w:t>
      </w:r>
      <w:r>
        <w:rPr>
          <w:rFonts w:eastAsia="楷体" w:hint="eastAsia"/>
          <w:sz w:val="28"/>
          <w:szCs w:val="28"/>
        </w:rPr>
        <w:t>、极限风速</w:t>
      </w:r>
      <w:r>
        <w:rPr>
          <w:rFonts w:eastAsia="楷体" w:hint="eastAsia"/>
          <w:sz w:val="28"/>
          <w:szCs w:val="28"/>
        </w:rPr>
        <w:t>25m/s</w:t>
      </w:r>
      <w:r>
        <w:rPr>
          <w:rFonts w:eastAsia="楷体" w:hint="eastAsia"/>
          <w:sz w:val="28"/>
          <w:szCs w:val="28"/>
        </w:rPr>
        <w:t>及偏航角±</w:t>
      </w:r>
      <w:r>
        <w:rPr>
          <w:rFonts w:eastAsia="楷体" w:hint="eastAsia"/>
          <w:sz w:val="28"/>
          <w:szCs w:val="28"/>
        </w:rPr>
        <w:t>10</w:t>
      </w:r>
      <w:r>
        <w:rPr>
          <w:rFonts w:eastAsia="楷体" w:hint="eastAsia"/>
          <w:sz w:val="28"/>
          <w:szCs w:val="28"/>
        </w:rPr>
        <w:t>°工况下单独加载或组合叠加加载</w:t>
      </w:r>
      <w:r>
        <w:rPr>
          <w:rFonts w:eastAsia="楷体"/>
          <w:sz w:val="28"/>
          <w:szCs w:val="28"/>
        </w:rPr>
        <w:t>。</w:t>
      </w:r>
      <w:r>
        <w:rPr>
          <w:rFonts w:eastAsia="楷体" w:hint="eastAsia"/>
          <w:sz w:val="28"/>
          <w:szCs w:val="28"/>
        </w:rPr>
        <w:t>在上述工况和扰动载荷条件下对出厂有限元数字孪生模型进行更新，获得服役有限元数字孪生模型，基于服役有限元数</w:t>
      </w:r>
      <w:r>
        <w:rPr>
          <w:rFonts w:eastAsia="楷体" w:hint="eastAsia"/>
          <w:sz w:val="28"/>
          <w:szCs w:val="28"/>
        </w:rPr>
        <w:lastRenderedPageBreak/>
        <w:t>字孪生模型，生成用于描述上述工况下叶片应变分布的</w:t>
      </w:r>
      <w:bookmarkStart w:id="7" w:name="_Hlk227167413"/>
      <w:r>
        <w:rPr>
          <w:rFonts w:eastAsia="楷体" w:hint="eastAsia"/>
          <w:sz w:val="28"/>
          <w:szCs w:val="28"/>
        </w:rPr>
        <w:t>全场节点三维应变数据矩阵</w:t>
      </w:r>
      <w:bookmarkEnd w:id="7"/>
      <w:r>
        <w:rPr>
          <w:rFonts w:eastAsia="楷体" w:hint="eastAsia"/>
          <w:sz w:val="28"/>
          <w:szCs w:val="28"/>
        </w:rPr>
        <w:object w:dxaOrig="330" w:dyaOrig="510" w14:anchorId="76D631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25.5pt" o:ole="">
            <v:imagedata r:id="rId14" o:title=""/>
          </v:shape>
          <o:OLEObject Type="Embed" ProgID="Equation.DSMT4" ShapeID="_x0000_i1025" DrawAspect="Content" ObjectID="_1842864541" r:id="rId15"/>
        </w:object>
      </w:r>
      <w:r>
        <w:rPr>
          <w:rFonts w:eastAsia="楷体" w:hint="eastAsia"/>
          <w:sz w:val="28"/>
          <w:szCs w:val="28"/>
        </w:rPr>
        <w:t>，以及关键性能参数。</w:t>
      </w:r>
    </w:p>
    <w:p w14:paraId="6F836A03"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随后，按叶片功能将叶片划分为三个功能区，</w:t>
      </w:r>
      <w:bookmarkStart w:id="8" w:name="_Hlk227167902"/>
      <w:r>
        <w:rPr>
          <w:rFonts w:eastAsia="楷体" w:hint="eastAsia"/>
          <w:sz w:val="28"/>
          <w:szCs w:val="28"/>
        </w:rPr>
        <w:t>在每个区域内生成</w:t>
      </w:r>
      <w:r>
        <w:rPr>
          <w:rFonts w:eastAsia="楷体" w:hint="eastAsia"/>
          <w:sz w:val="28"/>
          <w:szCs w:val="28"/>
        </w:rPr>
        <w:t>100</w:t>
      </w:r>
      <w:r>
        <w:rPr>
          <w:rFonts w:eastAsia="楷体" w:hint="eastAsia"/>
          <w:sz w:val="28"/>
          <w:szCs w:val="28"/>
        </w:rPr>
        <w:t>个候选应变传感器布置点</w:t>
      </w:r>
      <w:bookmarkEnd w:id="8"/>
      <w:r>
        <w:rPr>
          <w:rFonts w:eastAsia="楷体" w:hint="eastAsia"/>
          <w:sz w:val="28"/>
          <w:szCs w:val="28"/>
        </w:rPr>
        <w:t>集合，其中，各候选应变传感器布置点的间距不小于预设最小间距</w:t>
      </w:r>
      <w:r>
        <w:rPr>
          <w:rFonts w:eastAsia="楷体" w:hint="eastAsia"/>
          <w:sz w:val="28"/>
          <w:szCs w:val="28"/>
        </w:rPr>
        <w:t>50mm</w:t>
      </w:r>
      <w:r>
        <w:rPr>
          <w:rFonts w:eastAsia="楷体" w:hint="eastAsia"/>
          <w:sz w:val="28"/>
          <w:szCs w:val="28"/>
        </w:rPr>
        <w:t>，此外基于制造和安装约束剔除不可安装的候选应变传感器布置点，以保证布置可实现性。</w:t>
      </w:r>
    </w:p>
    <w:p w14:paraId="1F86D886"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sz w:val="28"/>
          <w:szCs w:val="28"/>
        </w:rPr>
        <w:t>将候选</w:t>
      </w:r>
      <w:r>
        <w:rPr>
          <w:rFonts w:eastAsia="楷体" w:hint="eastAsia"/>
          <w:sz w:val="28"/>
          <w:szCs w:val="28"/>
        </w:rPr>
        <w:t>应变</w:t>
      </w:r>
      <w:r>
        <w:rPr>
          <w:rFonts w:eastAsia="楷体"/>
          <w:sz w:val="28"/>
          <w:szCs w:val="28"/>
        </w:rPr>
        <w:t>传感器布置点集合中各候</w:t>
      </w:r>
      <w:r>
        <w:rPr>
          <w:rFonts w:eastAsia="楷体" w:hint="eastAsia"/>
          <w:sz w:val="28"/>
          <w:szCs w:val="28"/>
        </w:rPr>
        <w:t>选应变</w:t>
      </w:r>
      <w:r>
        <w:rPr>
          <w:rFonts w:eastAsia="楷体"/>
          <w:sz w:val="28"/>
          <w:szCs w:val="28"/>
        </w:rPr>
        <w:t>传感器布置</w:t>
      </w:r>
      <w:proofErr w:type="gramStart"/>
      <w:r>
        <w:rPr>
          <w:rFonts w:eastAsia="楷体"/>
          <w:sz w:val="28"/>
          <w:szCs w:val="28"/>
        </w:rPr>
        <w:t>点按照</w:t>
      </w:r>
      <w:proofErr w:type="gramEnd"/>
      <w:r>
        <w:rPr>
          <w:rFonts w:eastAsia="楷体"/>
          <w:sz w:val="28"/>
          <w:szCs w:val="28"/>
        </w:rPr>
        <w:t>预定顺序编号，构建</w:t>
      </w:r>
      <w:r>
        <w:rPr>
          <w:rFonts w:eastAsia="楷体" w:hint="eastAsia"/>
          <w:sz w:val="28"/>
          <w:szCs w:val="28"/>
        </w:rPr>
        <w:t>候选</w:t>
      </w:r>
      <w:bookmarkStart w:id="9" w:name="_Hlk227168000"/>
      <w:r>
        <w:rPr>
          <w:rFonts w:eastAsia="楷体" w:hint="eastAsia"/>
          <w:sz w:val="28"/>
          <w:szCs w:val="28"/>
        </w:rPr>
        <w:t>应变传感器布置点向量</w:t>
      </w:r>
      <w:bookmarkEnd w:id="9"/>
      <w:r>
        <w:rPr>
          <w:rFonts w:eastAsia="楷体" w:hint="eastAsia"/>
          <w:sz w:val="28"/>
          <w:szCs w:val="28"/>
        </w:rPr>
        <w:t>X=[x1,x2,..,x100]</w:t>
      </w:r>
      <w:r>
        <w:rPr>
          <w:rFonts w:eastAsia="楷体" w:hint="eastAsia"/>
          <w:sz w:val="28"/>
          <w:szCs w:val="28"/>
        </w:rPr>
        <w:t>作为决策变量，其中，</w:t>
      </w:r>
      <w:r>
        <w:rPr>
          <w:rFonts w:eastAsia="楷体" w:hint="eastAsia"/>
          <w:sz w:val="28"/>
          <w:szCs w:val="28"/>
        </w:rPr>
        <w:object w:dxaOrig="1050" w:dyaOrig="330" w14:anchorId="1235445B">
          <v:shape id="_x0000_i1026" type="#_x0000_t75" style="width:52.5pt;height:16.5pt" o:ole="">
            <v:imagedata r:id="rId16" o:title=""/>
          </v:shape>
          <o:OLEObject Type="Embed" ProgID="Equation.3" ShapeID="_x0000_i1026" DrawAspect="Content" ObjectID="_1842864542" r:id="rId17"/>
        </w:object>
      </w:r>
      <w:r>
        <w:rPr>
          <w:rFonts w:eastAsia="楷体" w:hint="eastAsia"/>
          <w:sz w:val="28"/>
          <w:szCs w:val="28"/>
        </w:rPr>
        <w:t>，</w:t>
      </w:r>
      <w:proofErr w:type="spellStart"/>
      <w:r>
        <w:rPr>
          <w:rFonts w:eastAsia="楷体" w:hint="eastAsia"/>
          <w:sz w:val="28"/>
          <w:szCs w:val="28"/>
        </w:rPr>
        <w:t>xj</w:t>
      </w:r>
      <w:proofErr w:type="spellEnd"/>
      <w:r>
        <w:rPr>
          <w:rFonts w:eastAsia="楷体" w:hint="eastAsia"/>
          <w:sz w:val="28"/>
          <w:szCs w:val="28"/>
        </w:rPr>
        <w:t>=1</w:t>
      </w:r>
      <w:r>
        <w:rPr>
          <w:rFonts w:eastAsia="楷体" w:hint="eastAsia"/>
          <w:sz w:val="28"/>
          <w:szCs w:val="28"/>
        </w:rPr>
        <w:t>表示在候选应变传感器布置点</w:t>
      </w:r>
      <w:r>
        <w:rPr>
          <w:rFonts w:eastAsia="楷体" w:hint="eastAsia"/>
          <w:sz w:val="28"/>
          <w:szCs w:val="28"/>
        </w:rPr>
        <w:t>j</w:t>
      </w:r>
      <w:r>
        <w:rPr>
          <w:rFonts w:eastAsia="楷体" w:hint="eastAsia"/>
          <w:sz w:val="28"/>
          <w:szCs w:val="28"/>
        </w:rPr>
        <w:t>布置应变传感器，</w:t>
      </w:r>
      <w:proofErr w:type="spellStart"/>
      <w:r>
        <w:rPr>
          <w:rFonts w:eastAsia="楷体" w:hint="eastAsia"/>
          <w:sz w:val="28"/>
          <w:szCs w:val="28"/>
        </w:rPr>
        <w:t>xj</w:t>
      </w:r>
      <w:proofErr w:type="spellEnd"/>
      <w:r>
        <w:rPr>
          <w:rFonts w:eastAsia="楷体" w:hint="eastAsia"/>
          <w:sz w:val="28"/>
          <w:szCs w:val="28"/>
        </w:rPr>
        <w:t>=0</w:t>
      </w:r>
      <w:r>
        <w:rPr>
          <w:rFonts w:eastAsia="楷体"/>
          <w:sz w:val="28"/>
          <w:szCs w:val="28"/>
        </w:rPr>
        <w:t>表示不布置</w:t>
      </w:r>
      <w:r>
        <w:rPr>
          <w:rFonts w:eastAsia="楷体" w:hint="eastAsia"/>
          <w:sz w:val="28"/>
          <w:szCs w:val="28"/>
        </w:rPr>
        <w:t>应变</w:t>
      </w:r>
      <w:r>
        <w:rPr>
          <w:rFonts w:eastAsia="楷体"/>
          <w:sz w:val="28"/>
          <w:szCs w:val="28"/>
        </w:rPr>
        <w:t>传感器。</w:t>
      </w:r>
      <w:r>
        <w:rPr>
          <w:rFonts w:eastAsia="楷体" w:hint="eastAsia"/>
          <w:sz w:val="28"/>
          <w:szCs w:val="28"/>
        </w:rPr>
        <w:t>优化目标为最大化</w:t>
      </w:r>
      <w:r>
        <w:rPr>
          <w:rFonts w:eastAsia="楷体" w:hint="eastAsia"/>
          <w:sz w:val="28"/>
          <w:szCs w:val="28"/>
        </w:rPr>
        <w:t>Fisher</w:t>
      </w:r>
      <w:r>
        <w:rPr>
          <w:rFonts w:eastAsia="楷体" w:hint="eastAsia"/>
          <w:sz w:val="28"/>
          <w:szCs w:val="28"/>
        </w:rPr>
        <w:t>信息矩阵行列式</w:t>
      </w:r>
      <m:oMath>
        <m:r>
          <m:rPr>
            <m:sty m:val="p"/>
          </m:rPr>
          <w:rPr>
            <w:rFonts w:eastAsia="楷体"/>
            <w:sz w:val="28"/>
            <w:szCs w:val="28"/>
          </w:rPr>
          <m:t>det(FIM)</m:t>
        </m:r>
      </m:oMath>
      <w:r>
        <w:rPr>
          <w:rFonts w:eastAsia="楷体" w:hint="eastAsia"/>
          <w:sz w:val="28"/>
          <w:szCs w:val="28"/>
        </w:rPr>
        <w:t>或最小化全场</w:t>
      </w:r>
      <w:r>
        <w:rPr>
          <w:rFonts w:eastAsia="楷体" w:hint="eastAsia"/>
          <w:sz w:val="28"/>
          <w:szCs w:val="28"/>
          <w:lang w:bidi="ar"/>
        </w:rPr>
        <w:t>节点三维</w:t>
      </w:r>
      <w:r>
        <w:rPr>
          <w:rFonts w:eastAsia="楷体" w:hint="eastAsia"/>
          <w:sz w:val="28"/>
          <w:szCs w:val="28"/>
        </w:rPr>
        <w:t>应变重构误差</w:t>
      </w:r>
      <w:r>
        <w:rPr>
          <w:rFonts w:eastAsia="楷体" w:hint="eastAsia"/>
          <w:sz w:val="28"/>
          <w:szCs w:val="28"/>
        </w:rPr>
        <w:object w:dxaOrig="1860" w:dyaOrig="740" w14:anchorId="208C1686">
          <v:shape id="_x0000_i1027" type="#_x0000_t75" style="width:93pt;height:37pt" o:ole="">
            <v:imagedata r:id="rId18" o:title=""/>
          </v:shape>
          <o:OLEObject Type="Embed" ProgID="Equation.3" ShapeID="_x0000_i1027" DrawAspect="Content" ObjectID="_1842864543" r:id="rId19"/>
        </w:object>
      </w:r>
      <w:r>
        <w:rPr>
          <w:rFonts w:eastAsia="楷体" w:hint="eastAsia"/>
          <w:sz w:val="28"/>
          <w:szCs w:val="28"/>
        </w:rPr>
        <w:t>，其中，</w:t>
      </w:r>
      <w:r>
        <w:rPr>
          <w:rFonts w:eastAsia="楷体" w:hint="eastAsia"/>
          <w:sz w:val="28"/>
          <w:szCs w:val="28"/>
        </w:rPr>
        <w:object w:dxaOrig="420" w:dyaOrig="400" w14:anchorId="3948E6C0">
          <v:shape id="_x0000_i1028" type="#_x0000_t75" style="width:21pt;height:20pt" o:ole="">
            <v:imagedata r:id="rId20" o:title=""/>
          </v:shape>
          <o:OLEObject Type="Embed" ProgID="Equation.3" ShapeID="_x0000_i1028" DrawAspect="Content" ObjectID="_1842864544" r:id="rId21"/>
        </w:object>
      </w:r>
      <w:r>
        <w:rPr>
          <w:rFonts w:eastAsia="楷体" w:hint="eastAsia"/>
          <w:sz w:val="28"/>
          <w:szCs w:val="28"/>
        </w:rPr>
        <w:t>为</w:t>
      </w:r>
      <w:r>
        <w:rPr>
          <w:rFonts w:eastAsia="楷体" w:hint="eastAsia"/>
          <w:sz w:val="28"/>
          <w:szCs w:val="28"/>
        </w:rPr>
        <w:t>Frobenius</w:t>
      </w:r>
      <w:r>
        <w:rPr>
          <w:rFonts w:eastAsia="楷体" w:hint="eastAsia"/>
          <w:sz w:val="28"/>
          <w:szCs w:val="28"/>
        </w:rPr>
        <w:t>范数，</w:t>
      </w:r>
      <w:r>
        <w:rPr>
          <w:rFonts w:eastAsia="楷体" w:hint="eastAsia"/>
          <w:sz w:val="28"/>
          <w:szCs w:val="28"/>
        </w:rPr>
        <w:t>N</w:t>
      </w:r>
      <w:r>
        <w:rPr>
          <w:rFonts w:eastAsia="楷体" w:hint="eastAsia"/>
          <w:sz w:val="28"/>
          <w:szCs w:val="28"/>
        </w:rPr>
        <w:t>为样本总数，表示工况数量，</w:t>
      </w:r>
      <w:proofErr w:type="spellStart"/>
      <w:r>
        <w:rPr>
          <w:rFonts w:eastAsia="楷体" w:hint="eastAsia"/>
          <w:sz w:val="28"/>
          <w:szCs w:val="28"/>
        </w:rPr>
        <w:t>i</w:t>
      </w:r>
      <w:proofErr w:type="spellEnd"/>
      <w:r>
        <w:rPr>
          <w:rFonts w:eastAsia="楷体" w:hint="eastAsia"/>
          <w:sz w:val="28"/>
          <w:szCs w:val="28"/>
        </w:rPr>
        <w:t>表示第</w:t>
      </w:r>
      <w:proofErr w:type="spellStart"/>
      <w:r>
        <w:rPr>
          <w:rFonts w:eastAsia="楷体" w:hint="eastAsia"/>
          <w:sz w:val="28"/>
          <w:szCs w:val="28"/>
        </w:rPr>
        <w:t>i</w:t>
      </w:r>
      <w:proofErr w:type="spellEnd"/>
      <w:proofErr w:type="gramStart"/>
      <w:r>
        <w:rPr>
          <w:rFonts w:eastAsia="楷体" w:hint="eastAsia"/>
          <w:sz w:val="28"/>
          <w:szCs w:val="28"/>
        </w:rPr>
        <w:t>个</w:t>
      </w:r>
      <w:proofErr w:type="gramEnd"/>
      <w:r>
        <w:rPr>
          <w:rFonts w:eastAsia="楷体" w:hint="eastAsia"/>
          <w:sz w:val="28"/>
          <w:szCs w:val="28"/>
        </w:rPr>
        <w:t>工况，</w:t>
      </w:r>
      <w:r>
        <w:rPr>
          <w:rFonts w:eastAsia="楷体" w:hint="eastAsia"/>
          <w:sz w:val="28"/>
          <w:szCs w:val="28"/>
        </w:rPr>
        <w:object w:dxaOrig="220" w:dyaOrig="320" w14:anchorId="3CC925F2">
          <v:shape id="_x0000_i1029" type="#_x0000_t75" style="width:11pt;height:16pt" o:ole="">
            <v:imagedata r:id="rId22" o:title=""/>
          </v:shape>
          <o:OLEObject Type="Embed" ProgID="Equation.DSMT4" ShapeID="_x0000_i1029" DrawAspect="Content" ObjectID="_1842864545" r:id="rId23"/>
        </w:object>
      </w:r>
      <w:r>
        <w:rPr>
          <w:rFonts w:eastAsia="楷体" w:hint="eastAsia"/>
          <w:sz w:val="28"/>
          <w:szCs w:val="28"/>
        </w:rPr>
        <w:t>表示第</w:t>
      </w:r>
      <w:proofErr w:type="spellStart"/>
      <w:r>
        <w:rPr>
          <w:rFonts w:eastAsia="楷体" w:hint="eastAsia"/>
          <w:sz w:val="28"/>
          <w:szCs w:val="28"/>
        </w:rPr>
        <w:t>i</w:t>
      </w:r>
      <w:proofErr w:type="spellEnd"/>
      <w:proofErr w:type="gramStart"/>
      <w:r>
        <w:rPr>
          <w:rFonts w:eastAsia="楷体" w:hint="eastAsia"/>
          <w:sz w:val="28"/>
          <w:szCs w:val="28"/>
        </w:rPr>
        <w:t>个</w:t>
      </w:r>
      <w:proofErr w:type="gramEnd"/>
      <w:r>
        <w:rPr>
          <w:rFonts w:eastAsia="楷体" w:hint="eastAsia"/>
          <w:sz w:val="28"/>
          <w:szCs w:val="28"/>
        </w:rPr>
        <w:t>样本对应的全场节点三维应变数据矩阵，</w:t>
      </w:r>
      <w:r>
        <w:rPr>
          <w:rFonts w:eastAsia="楷体" w:hint="eastAsia"/>
          <w:sz w:val="28"/>
          <w:szCs w:val="28"/>
        </w:rPr>
        <w:object w:dxaOrig="220" w:dyaOrig="320" w14:anchorId="0BC198B9">
          <v:shape id="_x0000_i1030" type="#_x0000_t75" style="width:11pt;height:16pt" o:ole="">
            <v:imagedata r:id="rId24" o:title=""/>
          </v:shape>
          <o:OLEObject Type="Embed" ProgID="Equation.DSMT4" ShapeID="_x0000_i1030" DrawAspect="Content" ObjectID="_1842864546" r:id="rId25"/>
        </w:object>
      </w:r>
      <w:r>
        <w:rPr>
          <w:rFonts w:eastAsia="楷体" w:hint="eastAsia"/>
          <w:sz w:val="28"/>
          <w:szCs w:val="28"/>
        </w:rPr>
        <w:t>表示第</w:t>
      </w:r>
      <w:proofErr w:type="spellStart"/>
      <w:r>
        <w:rPr>
          <w:rFonts w:eastAsia="楷体" w:hint="eastAsia"/>
          <w:sz w:val="28"/>
          <w:szCs w:val="28"/>
        </w:rPr>
        <w:t>i</w:t>
      </w:r>
      <w:proofErr w:type="spellEnd"/>
      <w:proofErr w:type="gramStart"/>
      <w:r>
        <w:rPr>
          <w:rFonts w:eastAsia="楷体" w:hint="eastAsia"/>
          <w:sz w:val="28"/>
          <w:szCs w:val="28"/>
        </w:rPr>
        <w:t>个</w:t>
      </w:r>
      <w:proofErr w:type="gramEnd"/>
      <w:r>
        <w:rPr>
          <w:rFonts w:eastAsia="楷体" w:hint="eastAsia"/>
          <w:sz w:val="28"/>
          <w:szCs w:val="28"/>
        </w:rPr>
        <w:t>样本对应的重构全场节点三维应变数据矩阵，约束条件为应变传感器总数不超过</w:t>
      </w:r>
      <w:r>
        <w:rPr>
          <w:rFonts w:eastAsia="楷体" w:hint="eastAsia"/>
          <w:sz w:val="28"/>
          <w:szCs w:val="28"/>
        </w:rPr>
        <w:t>10</w:t>
      </w:r>
      <w:r>
        <w:rPr>
          <w:rFonts w:eastAsia="楷体" w:hint="eastAsia"/>
          <w:sz w:val="28"/>
          <w:szCs w:val="28"/>
        </w:rPr>
        <w:t>个，布置点位于</w:t>
      </w:r>
      <w:r>
        <w:rPr>
          <w:rFonts w:eastAsia="楷体"/>
          <w:sz w:val="28"/>
          <w:szCs w:val="28"/>
        </w:rPr>
        <w:t>候选</w:t>
      </w:r>
      <w:r>
        <w:rPr>
          <w:rFonts w:eastAsia="楷体" w:hint="eastAsia"/>
          <w:sz w:val="28"/>
          <w:szCs w:val="28"/>
        </w:rPr>
        <w:t>应变传感器布置点集合内，且间距满足不小于预设最小间距</w:t>
      </w:r>
      <w:r>
        <w:rPr>
          <w:rFonts w:eastAsia="楷体" w:hint="eastAsia"/>
          <w:sz w:val="28"/>
          <w:szCs w:val="28"/>
        </w:rPr>
        <w:t>50mm</w:t>
      </w:r>
      <w:r>
        <w:rPr>
          <w:rFonts w:eastAsia="楷体" w:hint="eastAsia"/>
          <w:sz w:val="28"/>
          <w:szCs w:val="28"/>
        </w:rPr>
        <w:t>。</w:t>
      </w:r>
    </w:p>
    <w:p w14:paraId="132D41A8"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采用遗传算法进行迭代求解，通过对候选应变传感器布置点向量</w:t>
      </w:r>
      <w:r>
        <w:rPr>
          <w:rFonts w:eastAsia="楷体" w:hint="eastAsia"/>
          <w:sz w:val="28"/>
          <w:szCs w:val="28"/>
        </w:rPr>
        <w:object w:dxaOrig="270" w:dyaOrig="250" w14:anchorId="1D0CA296">
          <v:shape id="_x0000_i1031" type="#_x0000_t75" style="width:13.5pt;height:12.5pt" o:ole="">
            <v:imagedata r:id="rId26" o:title=""/>
          </v:shape>
          <o:OLEObject Type="Embed" ProgID="Equation.3" ShapeID="_x0000_i1031" DrawAspect="Content" ObjectID="_1842864547" r:id="rId27"/>
        </w:object>
      </w:r>
      <w:r>
        <w:rPr>
          <w:rFonts w:eastAsia="楷体" w:hint="eastAsia"/>
          <w:sz w:val="28"/>
          <w:szCs w:val="28"/>
        </w:rPr>
        <w:t>进行选择、交叉与变异操作，迭代</w:t>
      </w:r>
      <w:r>
        <w:rPr>
          <w:rFonts w:eastAsia="楷体" w:hint="eastAsia"/>
          <w:sz w:val="28"/>
          <w:szCs w:val="28"/>
        </w:rPr>
        <w:t>200</w:t>
      </w:r>
      <w:r>
        <w:rPr>
          <w:rFonts w:eastAsia="楷体" w:hint="eastAsia"/>
          <w:sz w:val="28"/>
          <w:szCs w:val="28"/>
        </w:rPr>
        <w:t>次后得到最优传感器布置方案</w:t>
      </w:r>
      <w:r>
        <w:rPr>
          <w:rFonts w:eastAsia="楷体" w:hint="eastAsia"/>
          <w:sz w:val="28"/>
          <w:szCs w:val="28"/>
        </w:rPr>
        <w:object w:dxaOrig="250" w:dyaOrig="330" w14:anchorId="08C622DF">
          <v:shape id="_x0000_i1032" type="#_x0000_t75" style="width:12.5pt;height:16.5pt" o:ole="">
            <v:imagedata r:id="rId28" o:title=""/>
          </v:shape>
          <o:OLEObject Type="Embed" ProgID="Equation.3" ShapeID="_x0000_i1032" DrawAspect="Content" ObjectID="_1842864548" r:id="rId29"/>
        </w:object>
      </w:r>
      <w:r>
        <w:rPr>
          <w:rFonts w:eastAsia="楷体" w:hint="eastAsia"/>
          <w:sz w:val="28"/>
          <w:szCs w:val="28"/>
        </w:rPr>
        <w:t>，包括应变传感器的布置位置和数量。最后，根据最优传感器布置方案</w:t>
      </w:r>
      <w:r>
        <w:rPr>
          <w:rFonts w:eastAsia="楷体" w:hint="eastAsia"/>
          <w:sz w:val="28"/>
          <w:szCs w:val="28"/>
        </w:rPr>
        <w:object w:dxaOrig="250" w:dyaOrig="330" w14:anchorId="34347857">
          <v:shape id="_x0000_i1033" type="#_x0000_t75" style="width:12.5pt;height:16.5pt" o:ole="">
            <v:imagedata r:id="rId28" o:title=""/>
          </v:shape>
          <o:OLEObject Type="Embed" ProgID="Equation.3" ShapeID="_x0000_i1033" DrawAspect="Content" ObjectID="_1842864549" r:id="rId30"/>
        </w:object>
      </w:r>
      <w:r>
        <w:rPr>
          <w:rFonts w:eastAsia="楷体" w:hint="eastAsia"/>
          <w:sz w:val="28"/>
          <w:szCs w:val="28"/>
        </w:rPr>
        <w:t>对叶片服役阶段全场应变进行重构，使用加权最小二乘方法计算重构应变</w:t>
      </w:r>
      <w:r>
        <w:rPr>
          <w:rFonts w:eastAsia="楷体" w:hint="eastAsia"/>
          <w:sz w:val="28"/>
          <w:szCs w:val="28"/>
        </w:rPr>
        <w:object w:dxaOrig="2070" w:dyaOrig="350" w14:anchorId="5BF96557">
          <v:shape id="_x0000_i1034" type="#_x0000_t75" style="width:103.5pt;height:17.5pt" o:ole="">
            <v:imagedata r:id="rId31" o:title=""/>
          </v:shape>
          <o:OLEObject Type="Embed" ProgID="Equation.DSMT4" ShapeID="_x0000_i1034" DrawAspect="Content" ObjectID="_1842864550" r:id="rId32"/>
        </w:object>
      </w:r>
      <w:r>
        <w:rPr>
          <w:rFonts w:eastAsia="楷体" w:hint="eastAsia"/>
          <w:sz w:val="28"/>
          <w:szCs w:val="28"/>
        </w:rPr>
        <w:t>，其中</w:t>
      </w:r>
      <w:r>
        <w:rPr>
          <w:rFonts w:eastAsia="楷体" w:hint="eastAsia"/>
          <w:sz w:val="28"/>
          <w:szCs w:val="28"/>
        </w:rPr>
        <w:t>H</w:t>
      </w:r>
      <w:r>
        <w:rPr>
          <w:rFonts w:eastAsia="楷体" w:hint="eastAsia"/>
          <w:sz w:val="28"/>
          <w:szCs w:val="28"/>
        </w:rPr>
        <w:t>为测量灵敏度矩阵，</w:t>
      </w:r>
      <w:r>
        <w:rPr>
          <w:rFonts w:eastAsia="楷体" w:hint="eastAsia"/>
          <w:sz w:val="28"/>
          <w:szCs w:val="28"/>
        </w:rPr>
        <w:t>W</w:t>
      </w:r>
      <w:r>
        <w:rPr>
          <w:rFonts w:eastAsia="楷体" w:hint="eastAsia"/>
          <w:sz w:val="28"/>
          <w:szCs w:val="28"/>
        </w:rPr>
        <w:t>为节点权重矩阵，</w:t>
      </w:r>
      <w:r>
        <w:rPr>
          <w:rFonts w:eastAsia="楷体" w:hint="eastAsia"/>
          <w:sz w:val="28"/>
          <w:szCs w:val="28"/>
        </w:rPr>
        <w:object w:dxaOrig="470" w:dyaOrig="320" w14:anchorId="09B19C3E">
          <v:shape id="_x0000_i1035" type="#_x0000_t75" style="width:23.5pt;height:16pt" o:ole="">
            <v:imagedata r:id="rId33" o:title=""/>
          </v:shape>
          <o:OLEObject Type="Embed" ProgID="Equation.DSMT4" ShapeID="_x0000_i1035" DrawAspect="Content" ObjectID="_1842864551" r:id="rId34"/>
        </w:object>
      </w:r>
      <w:r>
        <w:rPr>
          <w:rFonts w:eastAsia="楷体" w:hint="eastAsia"/>
          <w:sz w:val="28"/>
          <w:szCs w:val="28"/>
        </w:rPr>
        <w:t>为应变传感器多次实测的全场节点三维应变数据矩阵平均值。通过重构结果反演主梁弯矩</w:t>
      </w:r>
      <w:r>
        <w:rPr>
          <w:rFonts w:eastAsia="楷体" w:hint="eastAsia"/>
          <w:sz w:val="28"/>
          <w:szCs w:val="28"/>
        </w:rPr>
        <w:t>M</w:t>
      </w:r>
      <w:r>
        <w:rPr>
          <w:rFonts w:eastAsia="楷体" w:hint="eastAsia"/>
          <w:sz w:val="28"/>
          <w:szCs w:val="28"/>
        </w:rPr>
        <w:t>、腹板剪力</w:t>
      </w:r>
      <w:r>
        <w:rPr>
          <w:rFonts w:eastAsia="楷体" w:hint="eastAsia"/>
          <w:sz w:val="28"/>
          <w:szCs w:val="28"/>
        </w:rPr>
        <w:t>V</w:t>
      </w:r>
      <w:r>
        <w:rPr>
          <w:rFonts w:eastAsia="楷体" w:hint="eastAsia"/>
          <w:sz w:val="28"/>
          <w:szCs w:val="28"/>
        </w:rPr>
        <w:t>及根部应力σ并基于服役有限元数字孪生模型仿真获得的关键性能参数计算误差指标。实验结果表明，在布置</w:t>
      </w:r>
      <w:r>
        <w:rPr>
          <w:rFonts w:eastAsia="楷体" w:hint="eastAsia"/>
          <w:sz w:val="28"/>
          <w:szCs w:val="28"/>
        </w:rPr>
        <w:t>10</w:t>
      </w:r>
      <w:r>
        <w:rPr>
          <w:rFonts w:eastAsia="楷体" w:hint="eastAsia"/>
          <w:sz w:val="28"/>
          <w:szCs w:val="28"/>
        </w:rPr>
        <w:t>个传感器的</w:t>
      </w:r>
      <w:r>
        <w:rPr>
          <w:rFonts w:eastAsia="楷体" w:hint="eastAsia"/>
          <w:sz w:val="28"/>
          <w:szCs w:val="28"/>
        </w:rPr>
        <w:lastRenderedPageBreak/>
        <w:t>条件下，相比传统经验布置方法，主梁弯矩、腹板剪力及根部应力的重构误差分别降低约</w:t>
      </w:r>
      <w:r>
        <w:rPr>
          <w:rFonts w:eastAsia="楷体" w:hint="eastAsia"/>
          <w:sz w:val="28"/>
          <w:szCs w:val="28"/>
        </w:rPr>
        <w:t>50%</w:t>
      </w:r>
      <w:r>
        <w:rPr>
          <w:rFonts w:eastAsia="楷体" w:hint="eastAsia"/>
          <w:sz w:val="28"/>
          <w:szCs w:val="28"/>
        </w:rPr>
        <w:t>、</w:t>
      </w:r>
      <w:r>
        <w:rPr>
          <w:rFonts w:eastAsia="楷体" w:hint="eastAsia"/>
          <w:sz w:val="28"/>
          <w:szCs w:val="28"/>
        </w:rPr>
        <w:t>45%</w:t>
      </w:r>
      <w:r>
        <w:rPr>
          <w:rFonts w:eastAsia="楷体" w:hint="eastAsia"/>
          <w:sz w:val="28"/>
          <w:szCs w:val="28"/>
        </w:rPr>
        <w:t>和</w:t>
      </w:r>
      <w:r>
        <w:rPr>
          <w:rFonts w:eastAsia="楷体" w:hint="eastAsia"/>
          <w:sz w:val="28"/>
          <w:szCs w:val="28"/>
        </w:rPr>
        <w:t>55%</w:t>
      </w:r>
      <w:r>
        <w:rPr>
          <w:rFonts w:eastAsia="楷体" w:hint="eastAsia"/>
          <w:sz w:val="28"/>
          <w:szCs w:val="28"/>
        </w:rPr>
        <w:t>，验证了本发明所提供的布局方法在有限</w:t>
      </w:r>
      <w:proofErr w:type="gramStart"/>
      <w:r>
        <w:rPr>
          <w:rFonts w:eastAsia="楷体" w:hint="eastAsia"/>
          <w:sz w:val="28"/>
          <w:szCs w:val="28"/>
        </w:rPr>
        <w:t>个</w:t>
      </w:r>
      <w:proofErr w:type="gramEnd"/>
      <w:r>
        <w:rPr>
          <w:rFonts w:eastAsia="楷体" w:hint="eastAsia"/>
          <w:sz w:val="28"/>
          <w:szCs w:val="28"/>
        </w:rPr>
        <w:t>传感器条件下实现风电叶片服役性能高精度感知的有效性。</w:t>
      </w:r>
    </w:p>
    <w:p w14:paraId="4A3C8D9E"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本具体实</w:t>
      </w:r>
      <w:del w:id="10" w:author="阿史那思摩" w:date="2026-04-25T19:54:00Z">
        <w:r>
          <w:rPr>
            <w:rFonts w:eastAsia="楷体" w:hint="eastAsia"/>
            <w:sz w:val="28"/>
            <w:szCs w:val="28"/>
          </w:rPr>
          <w:delText>施</w:delText>
        </w:r>
      </w:del>
      <w:proofErr w:type="gramStart"/>
      <w:r>
        <w:rPr>
          <w:rFonts w:eastAsia="楷体" w:hint="eastAsia"/>
          <w:sz w:val="28"/>
          <w:szCs w:val="28"/>
        </w:rPr>
        <w:t>例充分</w:t>
      </w:r>
      <w:proofErr w:type="gramEnd"/>
      <w:r>
        <w:rPr>
          <w:rFonts w:eastAsia="楷体" w:hint="eastAsia"/>
          <w:sz w:val="28"/>
          <w:szCs w:val="28"/>
        </w:rPr>
        <w:t>说明了本发明提供的布局方法能够结合数字孪生、多工况仿真及优化算法，实现叶片制造阶段传感器布置优化与服役阶段性能感知闭环，且具有良好的可实施性和工程应用价值。</w:t>
      </w:r>
    </w:p>
    <w:p w14:paraId="1011BA19"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另一方面，如图</w:t>
      </w:r>
      <w:r>
        <w:rPr>
          <w:rFonts w:eastAsia="楷体" w:hint="eastAsia"/>
          <w:sz w:val="28"/>
          <w:szCs w:val="28"/>
        </w:rPr>
        <w:t>2</w:t>
      </w:r>
      <w:r>
        <w:rPr>
          <w:rFonts w:eastAsia="楷体" w:hint="eastAsia"/>
          <w:sz w:val="28"/>
          <w:szCs w:val="28"/>
        </w:rPr>
        <w:t>所示，本发明</w:t>
      </w:r>
      <w:proofErr w:type="gramStart"/>
      <w:r>
        <w:rPr>
          <w:rFonts w:eastAsia="楷体" w:hint="eastAsia"/>
          <w:sz w:val="28"/>
          <w:szCs w:val="28"/>
        </w:rPr>
        <w:t>实施例还提供</w:t>
      </w:r>
      <w:proofErr w:type="gramEnd"/>
      <w:r>
        <w:rPr>
          <w:rFonts w:eastAsia="楷体" w:hint="eastAsia"/>
          <w:sz w:val="28"/>
          <w:szCs w:val="28"/>
        </w:rPr>
        <w:t>了一种风电叶片服役性能感知应变传感器布局系统，用于实施以上任</w:t>
      </w:r>
      <w:proofErr w:type="gramStart"/>
      <w:r>
        <w:rPr>
          <w:rFonts w:eastAsia="楷体" w:hint="eastAsia"/>
          <w:sz w:val="28"/>
          <w:szCs w:val="28"/>
        </w:rPr>
        <w:t>一</w:t>
      </w:r>
      <w:proofErr w:type="gramEnd"/>
      <w:r>
        <w:rPr>
          <w:rFonts w:eastAsia="楷体" w:hint="eastAsia"/>
          <w:sz w:val="28"/>
          <w:szCs w:val="28"/>
        </w:rPr>
        <w:t>实施</w:t>
      </w:r>
      <w:proofErr w:type="gramStart"/>
      <w:r>
        <w:rPr>
          <w:rFonts w:eastAsia="楷体" w:hint="eastAsia"/>
          <w:sz w:val="28"/>
          <w:szCs w:val="28"/>
        </w:rPr>
        <w:t>例提供</w:t>
      </w:r>
      <w:proofErr w:type="gramEnd"/>
      <w:r>
        <w:rPr>
          <w:rFonts w:eastAsia="楷体" w:hint="eastAsia"/>
          <w:sz w:val="28"/>
          <w:szCs w:val="28"/>
        </w:rPr>
        <w:t>的风电叶片服役性能感知应变传感器布局方法，该布局系统包括：</w:t>
      </w:r>
    </w:p>
    <w:p w14:paraId="131D0071"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数字孪生建模模块，用于构建出厂有限元数字孪生模型，将获取的叶片几何参数</w:t>
      </w:r>
      <w:proofErr w:type="gramStart"/>
      <w:r>
        <w:rPr>
          <w:rFonts w:eastAsia="楷体" w:hint="eastAsia"/>
          <w:sz w:val="28"/>
          <w:szCs w:val="28"/>
        </w:rPr>
        <w:t>和层合材料</w:t>
      </w:r>
      <w:proofErr w:type="gramEnd"/>
      <w:r>
        <w:rPr>
          <w:rFonts w:eastAsia="楷体" w:hint="eastAsia"/>
          <w:sz w:val="28"/>
          <w:szCs w:val="28"/>
        </w:rPr>
        <w:t>参数及制造的扰动参数输入至所述出厂有限元数字孪生模型，对叶片关键结构区域进行网格划分，生成叶片的各节点坐标和各节点材料属性，并输出初始应力状态数据；</w:t>
      </w:r>
    </w:p>
    <w:p w14:paraId="5AA69ABC"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服役叶片应变场生成模块，用于基于所述出厂有限元数字孪生模型及叶片的各节点坐标、各节点材料属性及初始应力状态数据，根据运行监测数据，在服役环境下加载多工况扰动载荷，将所述出厂有限元数字孪生模型转化为服役有限元数字孪生模型，基于所述服役有限元数字孪生模型，获得服役环境下的全场节点三维应变数据矩阵及关键性能参数；</w:t>
      </w:r>
    </w:p>
    <w:p w14:paraId="448AF42A"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候选区域构建模块，用于根据叶片功能区划分，在每个功能区内生成候选应变传感器布置点集合；</w:t>
      </w:r>
    </w:p>
    <w:p w14:paraId="21C5CF3E"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t>优化建模模块，用于以所述候选应变传感器布置点集合中的应变传感器布置点为决策变量，以所述全场节点三维应变数据矩阵为优化输入，并结合设置的目标函数、约束条件以及叶片关键结构区域的权重系数，构建传感器布局闭环优化模型；</w:t>
      </w:r>
    </w:p>
    <w:p w14:paraId="3CAC4B26" w14:textId="77777777" w:rsidR="005C37C3" w:rsidRDefault="00000000">
      <w:pPr>
        <w:pStyle w:val="af6"/>
        <w:snapToGrid w:val="0"/>
        <w:spacing w:beforeLines="20" w:before="62" w:line="360" w:lineRule="auto"/>
        <w:ind w:firstLineChars="202" w:firstLine="566"/>
        <w:jc w:val="both"/>
        <w:rPr>
          <w:rFonts w:eastAsia="楷体"/>
          <w:sz w:val="28"/>
          <w:szCs w:val="28"/>
        </w:rPr>
      </w:pPr>
      <w:r>
        <w:rPr>
          <w:rFonts w:eastAsia="楷体" w:hint="eastAsia"/>
          <w:sz w:val="28"/>
          <w:szCs w:val="28"/>
        </w:rPr>
        <w:lastRenderedPageBreak/>
        <w:t>优化求解模块，用于采用迭代优化算法对所述传感器布局闭环优化模型进行求解，得到应变传感器的布置位置和数量。</w:t>
      </w:r>
    </w:p>
    <w:p w14:paraId="38CBD18A" w14:textId="77777777" w:rsidR="005C37C3" w:rsidRDefault="00000000">
      <w:pPr>
        <w:ind w:firstLineChars="200" w:firstLine="560"/>
        <w:rPr>
          <w:rFonts w:eastAsia="楷体"/>
          <w:sz w:val="28"/>
          <w:szCs w:val="28"/>
        </w:rPr>
      </w:pPr>
      <w:r>
        <w:rPr>
          <w:rFonts w:eastAsia="楷体" w:hint="eastAsia"/>
          <w:sz w:val="28"/>
          <w:szCs w:val="28"/>
        </w:rPr>
        <w:t>进一步地，所述布局系统还包括性能评估模块，用于基于得到的所述应变传感器的布置位置和数量，对叶片服役阶段全场应变进行重构，反演关键性能参数，计算误差指标并生成应变传感器感知精度与鲁棒性报告。</w:t>
      </w:r>
    </w:p>
    <w:p w14:paraId="7E3261B6" w14:textId="77777777" w:rsidR="005C37C3" w:rsidRDefault="00000000">
      <w:pPr>
        <w:ind w:firstLineChars="200" w:firstLine="560"/>
        <w:rPr>
          <w:rFonts w:eastAsia="楷体"/>
          <w:sz w:val="28"/>
          <w:szCs w:val="28"/>
        </w:rPr>
      </w:pPr>
      <w:r>
        <w:rPr>
          <w:rFonts w:eastAsia="楷体" w:hint="eastAsia"/>
          <w:sz w:val="28"/>
          <w:szCs w:val="28"/>
        </w:rPr>
        <w:t>以上各模块之间通过统一的标准化数据接口进行通信连接，并按照预设流程依次执行，数据传输包括模型数据、应变数据、候选点集合及优化结果等，系统按照“数字孪生建模—应变场仿真—候选传感器布置点生成—优化建模—优化求解—性能评估”的流程自动执行，并保证数据调用顺序和一致性。通过该系统，可以实现风电叶片从制造阶段传感器布置到服役阶段性能感知的全过程自动化，在有限</w:t>
      </w:r>
      <w:proofErr w:type="gramStart"/>
      <w:r>
        <w:rPr>
          <w:rFonts w:eastAsia="楷体" w:hint="eastAsia"/>
          <w:sz w:val="28"/>
          <w:szCs w:val="28"/>
        </w:rPr>
        <w:t>个</w:t>
      </w:r>
      <w:proofErr w:type="gramEnd"/>
      <w:r>
        <w:rPr>
          <w:rFonts w:eastAsia="楷体" w:hint="eastAsia"/>
          <w:sz w:val="28"/>
          <w:szCs w:val="28"/>
        </w:rPr>
        <w:t>传感器条件下显著提高结构响应感知精度，具有良好的工程应用价值。</w:t>
      </w:r>
    </w:p>
    <w:p w14:paraId="6DDB875D" w14:textId="77777777" w:rsidR="005C37C3" w:rsidRDefault="00000000">
      <w:pPr>
        <w:ind w:firstLine="560"/>
        <w:rPr>
          <w:rFonts w:eastAsia="楷体"/>
          <w:sz w:val="28"/>
          <w:szCs w:val="28"/>
        </w:rPr>
      </w:pPr>
      <w:r>
        <w:rPr>
          <w:rFonts w:eastAsia="楷体"/>
          <w:sz w:val="28"/>
          <w:szCs w:val="28"/>
        </w:rPr>
        <w:t>需要说明的是，本申请一个或多个实施例的方法可以由单个设备执行，例如一台计算机或服务器等。本实施例的方法也可以应用于分布式场景下，由多台设备相互配合来完成。在这种分布式场景的情况下，这多台设备中的一台设备可以只执行本申请一个或多个实施例的方法中的某一个或多个步骤，这多台设备相互之间会进行交互以完成所述的方法。</w:t>
      </w:r>
    </w:p>
    <w:p w14:paraId="19E4EB8E" w14:textId="77777777" w:rsidR="005C37C3" w:rsidRDefault="00000000">
      <w:pPr>
        <w:ind w:firstLine="560"/>
        <w:rPr>
          <w:rFonts w:eastAsia="楷体"/>
          <w:sz w:val="28"/>
          <w:szCs w:val="28"/>
        </w:rPr>
      </w:pPr>
      <w:r>
        <w:rPr>
          <w:rFonts w:eastAsia="楷体"/>
          <w:sz w:val="28"/>
          <w:szCs w:val="28"/>
        </w:rPr>
        <w:t>需要说明的是，上述对本申请特定实施例进行了描述。其它实施例在所附权利要求书的范围内。在一些情况下，在权利要求书中记载的动作或步骤可以按照不同于实施例中的顺序来执行并且仍然可以实现期望的结果。另外，在附图中描绘的过程不一定要求示出的特定顺序或者连续顺序才能实现期望的结果。在某些实施方式中，多任务处理和并行处理也是可以的或者</w:t>
      </w:r>
      <w:r>
        <w:rPr>
          <w:rFonts w:eastAsia="楷体"/>
          <w:sz w:val="28"/>
          <w:szCs w:val="28"/>
        </w:rPr>
        <w:lastRenderedPageBreak/>
        <w:t>可能是有利的。</w:t>
      </w:r>
    </w:p>
    <w:p w14:paraId="7E2D684B" w14:textId="77777777" w:rsidR="005C37C3" w:rsidRDefault="00000000">
      <w:pPr>
        <w:ind w:firstLine="560"/>
        <w:rPr>
          <w:rFonts w:eastAsia="楷体"/>
          <w:sz w:val="28"/>
          <w:szCs w:val="28"/>
        </w:rPr>
      </w:pPr>
      <w:r>
        <w:rPr>
          <w:rFonts w:eastAsia="楷体"/>
          <w:sz w:val="28"/>
          <w:szCs w:val="28"/>
        </w:rPr>
        <w:t>基于同一发明构思，与上述任意实施</w:t>
      </w:r>
      <w:proofErr w:type="gramStart"/>
      <w:r>
        <w:rPr>
          <w:rFonts w:eastAsia="楷体"/>
          <w:sz w:val="28"/>
          <w:szCs w:val="28"/>
        </w:rPr>
        <w:t>例方法</w:t>
      </w:r>
      <w:proofErr w:type="gramEnd"/>
      <w:r>
        <w:rPr>
          <w:rFonts w:eastAsia="楷体"/>
          <w:sz w:val="28"/>
          <w:szCs w:val="28"/>
        </w:rPr>
        <w:t>相对应的，本申请还公开一种电子设备</w:t>
      </w:r>
      <w:r>
        <w:rPr>
          <w:rFonts w:eastAsia="楷体" w:hint="eastAsia"/>
          <w:sz w:val="28"/>
          <w:szCs w:val="28"/>
        </w:rPr>
        <w:t>。</w:t>
      </w:r>
    </w:p>
    <w:p w14:paraId="2F0710EA" w14:textId="77777777" w:rsidR="005C37C3" w:rsidRDefault="00000000">
      <w:pPr>
        <w:ind w:firstLine="560"/>
        <w:rPr>
          <w:rFonts w:eastAsia="楷体"/>
          <w:sz w:val="28"/>
          <w:szCs w:val="28"/>
        </w:rPr>
      </w:pPr>
      <w:r>
        <w:rPr>
          <w:rFonts w:eastAsia="楷体"/>
          <w:sz w:val="28"/>
          <w:szCs w:val="28"/>
        </w:rPr>
        <w:t>具体地，图</w:t>
      </w:r>
      <w:r>
        <w:rPr>
          <w:rFonts w:eastAsia="楷体" w:hint="eastAsia"/>
          <w:sz w:val="28"/>
          <w:szCs w:val="28"/>
        </w:rPr>
        <w:t>5</w:t>
      </w:r>
      <w:r>
        <w:rPr>
          <w:rFonts w:eastAsia="楷体"/>
          <w:sz w:val="28"/>
          <w:szCs w:val="28"/>
        </w:rPr>
        <w:t>示出</w:t>
      </w:r>
      <w:r>
        <w:rPr>
          <w:rFonts w:eastAsia="楷体" w:hint="eastAsia"/>
          <w:sz w:val="28"/>
          <w:szCs w:val="28"/>
        </w:rPr>
        <w:t>了</w:t>
      </w:r>
      <w:r>
        <w:rPr>
          <w:rFonts w:eastAsia="楷体"/>
          <w:sz w:val="28"/>
          <w:szCs w:val="28"/>
        </w:rPr>
        <w:t>所提供的能够执行如</w:t>
      </w:r>
      <w:r>
        <w:rPr>
          <w:rFonts w:eastAsia="楷体" w:hint="eastAsia"/>
          <w:sz w:val="28"/>
          <w:szCs w:val="28"/>
        </w:rPr>
        <w:t>前述的</w:t>
      </w:r>
      <w:proofErr w:type="gramStart"/>
      <w:r>
        <w:rPr>
          <w:rFonts w:eastAsia="楷体" w:hint="eastAsia"/>
          <w:sz w:val="28"/>
          <w:szCs w:val="28"/>
        </w:rPr>
        <w:t>任一种风电</w:t>
      </w:r>
      <w:proofErr w:type="gramEnd"/>
      <w:r>
        <w:rPr>
          <w:rFonts w:eastAsia="楷体" w:hint="eastAsia"/>
          <w:sz w:val="28"/>
          <w:szCs w:val="28"/>
        </w:rPr>
        <w:t>叶片服役性能感知应变传感器布局方法</w:t>
      </w:r>
      <w:r>
        <w:rPr>
          <w:rFonts w:eastAsia="楷体"/>
          <w:sz w:val="28"/>
          <w:szCs w:val="28"/>
        </w:rPr>
        <w:t>的电子设备的硬件结构示意图，该设备可以包括：处理器</w:t>
      </w:r>
      <w:r>
        <w:rPr>
          <w:rFonts w:eastAsia="楷体" w:hint="eastAsia"/>
          <w:sz w:val="28"/>
          <w:szCs w:val="28"/>
        </w:rPr>
        <w:t>510</w:t>
      </w:r>
      <w:r>
        <w:rPr>
          <w:rFonts w:eastAsia="楷体"/>
          <w:sz w:val="28"/>
          <w:szCs w:val="28"/>
        </w:rPr>
        <w:t>、存储器</w:t>
      </w:r>
      <w:r>
        <w:rPr>
          <w:rFonts w:eastAsia="楷体" w:hint="eastAsia"/>
          <w:sz w:val="28"/>
          <w:szCs w:val="28"/>
        </w:rPr>
        <w:t>520</w:t>
      </w:r>
      <w:r>
        <w:rPr>
          <w:rFonts w:eastAsia="楷体"/>
          <w:sz w:val="28"/>
          <w:szCs w:val="28"/>
        </w:rPr>
        <w:t>、输入</w:t>
      </w:r>
      <w:r>
        <w:rPr>
          <w:rFonts w:eastAsia="楷体"/>
          <w:sz w:val="28"/>
          <w:szCs w:val="28"/>
        </w:rPr>
        <w:t>/</w:t>
      </w:r>
      <w:r>
        <w:rPr>
          <w:rFonts w:eastAsia="楷体"/>
          <w:sz w:val="28"/>
          <w:szCs w:val="28"/>
        </w:rPr>
        <w:t>输出接口</w:t>
      </w:r>
      <w:r>
        <w:rPr>
          <w:rFonts w:eastAsia="楷体" w:hint="eastAsia"/>
          <w:sz w:val="28"/>
          <w:szCs w:val="28"/>
        </w:rPr>
        <w:t>530</w:t>
      </w:r>
      <w:r>
        <w:rPr>
          <w:rFonts w:eastAsia="楷体"/>
          <w:sz w:val="28"/>
          <w:szCs w:val="28"/>
        </w:rPr>
        <w:t>、通信接口</w:t>
      </w:r>
      <w:r>
        <w:rPr>
          <w:rFonts w:eastAsia="楷体" w:hint="eastAsia"/>
          <w:sz w:val="28"/>
          <w:szCs w:val="28"/>
        </w:rPr>
        <w:t>540</w:t>
      </w:r>
      <w:r>
        <w:rPr>
          <w:rFonts w:eastAsia="楷体"/>
          <w:sz w:val="28"/>
          <w:szCs w:val="28"/>
        </w:rPr>
        <w:t>和总线</w:t>
      </w:r>
      <w:r>
        <w:rPr>
          <w:rFonts w:eastAsia="楷体" w:hint="eastAsia"/>
          <w:sz w:val="28"/>
          <w:szCs w:val="28"/>
        </w:rPr>
        <w:t>550</w:t>
      </w:r>
      <w:r>
        <w:rPr>
          <w:rFonts w:eastAsia="楷体"/>
          <w:sz w:val="28"/>
          <w:szCs w:val="28"/>
        </w:rPr>
        <w:t>。其中，处理器</w:t>
      </w:r>
      <w:r>
        <w:rPr>
          <w:rFonts w:eastAsia="楷体" w:hint="eastAsia"/>
          <w:sz w:val="28"/>
          <w:szCs w:val="28"/>
        </w:rPr>
        <w:t>510</w:t>
      </w:r>
      <w:r>
        <w:rPr>
          <w:rFonts w:eastAsia="楷体"/>
          <w:sz w:val="28"/>
          <w:szCs w:val="28"/>
        </w:rPr>
        <w:t>、存储器</w:t>
      </w:r>
      <w:r>
        <w:rPr>
          <w:rFonts w:eastAsia="楷体" w:hint="eastAsia"/>
          <w:sz w:val="28"/>
          <w:szCs w:val="28"/>
        </w:rPr>
        <w:t>520</w:t>
      </w:r>
      <w:r>
        <w:rPr>
          <w:rFonts w:eastAsia="楷体"/>
          <w:sz w:val="28"/>
          <w:szCs w:val="28"/>
        </w:rPr>
        <w:t>、输入</w:t>
      </w:r>
      <w:r>
        <w:rPr>
          <w:rFonts w:eastAsia="楷体"/>
          <w:sz w:val="28"/>
          <w:szCs w:val="28"/>
        </w:rPr>
        <w:t>/</w:t>
      </w:r>
      <w:r>
        <w:rPr>
          <w:rFonts w:eastAsia="楷体"/>
          <w:sz w:val="28"/>
          <w:szCs w:val="28"/>
        </w:rPr>
        <w:t>输出接口</w:t>
      </w:r>
      <w:r>
        <w:rPr>
          <w:rFonts w:eastAsia="楷体" w:hint="eastAsia"/>
          <w:sz w:val="28"/>
          <w:szCs w:val="28"/>
        </w:rPr>
        <w:t>530</w:t>
      </w:r>
      <w:r>
        <w:rPr>
          <w:rFonts w:eastAsia="楷体"/>
          <w:sz w:val="28"/>
          <w:szCs w:val="28"/>
        </w:rPr>
        <w:t>和通信接口</w:t>
      </w:r>
      <w:r>
        <w:rPr>
          <w:rFonts w:eastAsia="楷体" w:hint="eastAsia"/>
          <w:sz w:val="28"/>
          <w:szCs w:val="28"/>
        </w:rPr>
        <w:t>540</w:t>
      </w:r>
      <w:r>
        <w:rPr>
          <w:rFonts w:eastAsia="楷体"/>
          <w:sz w:val="28"/>
          <w:szCs w:val="28"/>
        </w:rPr>
        <w:t>通过总线</w:t>
      </w:r>
      <w:r>
        <w:rPr>
          <w:rFonts w:eastAsia="楷体" w:hint="eastAsia"/>
          <w:sz w:val="28"/>
          <w:szCs w:val="28"/>
        </w:rPr>
        <w:t>550</w:t>
      </w:r>
      <w:r>
        <w:rPr>
          <w:rFonts w:eastAsia="楷体"/>
          <w:sz w:val="28"/>
          <w:szCs w:val="28"/>
        </w:rPr>
        <w:t>实现彼此之间在设备内部的通信连接。</w:t>
      </w:r>
    </w:p>
    <w:p w14:paraId="3D20AAAA" w14:textId="77777777" w:rsidR="005C37C3" w:rsidRDefault="00000000">
      <w:pPr>
        <w:ind w:firstLine="560"/>
        <w:rPr>
          <w:rFonts w:eastAsia="楷体"/>
          <w:sz w:val="28"/>
          <w:szCs w:val="28"/>
        </w:rPr>
      </w:pPr>
      <w:r>
        <w:rPr>
          <w:rFonts w:eastAsia="楷体"/>
          <w:sz w:val="28"/>
          <w:szCs w:val="28"/>
        </w:rPr>
        <w:t>处理器</w:t>
      </w:r>
      <w:r>
        <w:rPr>
          <w:rFonts w:eastAsia="楷体" w:hint="eastAsia"/>
          <w:sz w:val="28"/>
          <w:szCs w:val="28"/>
        </w:rPr>
        <w:t>510</w:t>
      </w:r>
      <w:r>
        <w:rPr>
          <w:rFonts w:eastAsia="楷体"/>
          <w:sz w:val="28"/>
          <w:szCs w:val="28"/>
        </w:rPr>
        <w:t>可以采用通用的</w:t>
      </w:r>
      <w:r>
        <w:rPr>
          <w:rFonts w:eastAsia="楷体"/>
          <w:sz w:val="28"/>
          <w:szCs w:val="28"/>
        </w:rPr>
        <w:t>CPU</w:t>
      </w:r>
      <w:r>
        <w:rPr>
          <w:rFonts w:eastAsia="楷体"/>
          <w:sz w:val="28"/>
          <w:szCs w:val="28"/>
        </w:rPr>
        <w:t>（</w:t>
      </w:r>
      <w:r>
        <w:rPr>
          <w:rFonts w:eastAsia="楷体"/>
          <w:sz w:val="28"/>
          <w:szCs w:val="28"/>
        </w:rPr>
        <w:t>Central Processing Unit</w:t>
      </w:r>
      <w:r>
        <w:rPr>
          <w:rFonts w:eastAsia="楷体"/>
          <w:sz w:val="28"/>
          <w:szCs w:val="28"/>
        </w:rPr>
        <w:t>，中央处理器）、微处理器、应用专用集成电路（</w:t>
      </w:r>
      <w:r>
        <w:rPr>
          <w:rFonts w:eastAsia="楷体"/>
          <w:sz w:val="28"/>
          <w:szCs w:val="28"/>
        </w:rPr>
        <w:t>Application Specific Integrated Circuit</w:t>
      </w:r>
      <w:r>
        <w:rPr>
          <w:rFonts w:eastAsia="楷体"/>
          <w:sz w:val="28"/>
          <w:szCs w:val="28"/>
        </w:rPr>
        <w:t>，</w:t>
      </w:r>
      <w:r>
        <w:rPr>
          <w:rFonts w:eastAsia="楷体"/>
          <w:sz w:val="28"/>
          <w:szCs w:val="28"/>
        </w:rPr>
        <w:t>ASIC</w:t>
      </w:r>
      <w:r>
        <w:rPr>
          <w:rFonts w:eastAsia="楷体"/>
          <w:sz w:val="28"/>
          <w:szCs w:val="28"/>
        </w:rPr>
        <w:t>）、或者一个或多个集成电路等方式实现，用于执行相关程序，以实现本申请</w:t>
      </w:r>
      <w:proofErr w:type="gramStart"/>
      <w:r>
        <w:rPr>
          <w:rFonts w:eastAsia="楷体"/>
          <w:sz w:val="28"/>
          <w:szCs w:val="28"/>
        </w:rPr>
        <w:t>实施例所提供</w:t>
      </w:r>
      <w:proofErr w:type="gramEnd"/>
      <w:r>
        <w:rPr>
          <w:rFonts w:eastAsia="楷体"/>
          <w:sz w:val="28"/>
          <w:szCs w:val="28"/>
        </w:rPr>
        <w:t>的技术方案。</w:t>
      </w:r>
    </w:p>
    <w:p w14:paraId="29400471" w14:textId="77777777" w:rsidR="005C37C3" w:rsidRDefault="00000000">
      <w:pPr>
        <w:ind w:firstLine="560"/>
        <w:rPr>
          <w:rFonts w:eastAsia="楷体"/>
          <w:sz w:val="28"/>
          <w:szCs w:val="28"/>
        </w:rPr>
      </w:pPr>
      <w:r>
        <w:rPr>
          <w:rFonts w:eastAsia="楷体"/>
          <w:sz w:val="28"/>
          <w:szCs w:val="28"/>
        </w:rPr>
        <w:t>存储器</w:t>
      </w:r>
      <w:r>
        <w:rPr>
          <w:rFonts w:eastAsia="楷体" w:hint="eastAsia"/>
          <w:sz w:val="28"/>
          <w:szCs w:val="28"/>
        </w:rPr>
        <w:t>520</w:t>
      </w:r>
      <w:r>
        <w:rPr>
          <w:rFonts w:eastAsia="楷体"/>
          <w:sz w:val="28"/>
          <w:szCs w:val="28"/>
        </w:rPr>
        <w:t>可以采用</w:t>
      </w:r>
      <w:r>
        <w:rPr>
          <w:rFonts w:eastAsia="楷体"/>
          <w:sz w:val="28"/>
          <w:szCs w:val="28"/>
        </w:rPr>
        <w:t>ROM</w:t>
      </w:r>
      <w:r>
        <w:rPr>
          <w:rFonts w:eastAsia="楷体"/>
          <w:sz w:val="28"/>
          <w:szCs w:val="28"/>
        </w:rPr>
        <w:t>（</w:t>
      </w:r>
      <w:r>
        <w:rPr>
          <w:rFonts w:eastAsia="楷体"/>
          <w:sz w:val="28"/>
          <w:szCs w:val="28"/>
        </w:rPr>
        <w:t>Read Only Memory</w:t>
      </w:r>
      <w:r>
        <w:rPr>
          <w:rFonts w:eastAsia="楷体"/>
          <w:sz w:val="28"/>
          <w:szCs w:val="28"/>
        </w:rPr>
        <w:t>，只读存储器）、</w:t>
      </w:r>
      <w:r>
        <w:rPr>
          <w:rFonts w:eastAsia="楷体"/>
          <w:sz w:val="28"/>
          <w:szCs w:val="28"/>
        </w:rPr>
        <w:t>RAM</w:t>
      </w:r>
      <w:r>
        <w:rPr>
          <w:rFonts w:eastAsia="楷体"/>
          <w:sz w:val="28"/>
          <w:szCs w:val="28"/>
        </w:rPr>
        <w:t>（</w:t>
      </w:r>
      <w:r>
        <w:rPr>
          <w:rFonts w:eastAsia="楷体"/>
          <w:sz w:val="28"/>
          <w:szCs w:val="28"/>
        </w:rPr>
        <w:t>Random Access Memory</w:t>
      </w:r>
      <w:r>
        <w:rPr>
          <w:rFonts w:eastAsia="楷体"/>
          <w:sz w:val="28"/>
          <w:szCs w:val="28"/>
        </w:rPr>
        <w:t>，随机存取存储器）、静态存储设备，动态存储设备等形式实现。存储器</w:t>
      </w:r>
      <w:r>
        <w:rPr>
          <w:rFonts w:eastAsia="楷体" w:hint="eastAsia"/>
          <w:sz w:val="28"/>
          <w:szCs w:val="28"/>
        </w:rPr>
        <w:t>520</w:t>
      </w:r>
      <w:r>
        <w:rPr>
          <w:rFonts w:eastAsia="楷体"/>
          <w:sz w:val="28"/>
          <w:szCs w:val="28"/>
        </w:rPr>
        <w:t>可以存储操作系统和其他应用程序，在通过软件或者固件来实现本申请</w:t>
      </w:r>
      <w:proofErr w:type="gramStart"/>
      <w:r>
        <w:rPr>
          <w:rFonts w:eastAsia="楷体"/>
          <w:sz w:val="28"/>
          <w:szCs w:val="28"/>
        </w:rPr>
        <w:t>实施例所提供</w:t>
      </w:r>
      <w:proofErr w:type="gramEnd"/>
      <w:r>
        <w:rPr>
          <w:rFonts w:eastAsia="楷体"/>
          <w:sz w:val="28"/>
          <w:szCs w:val="28"/>
        </w:rPr>
        <w:t>的技术方案时，相关的程序代码保存在存储器</w:t>
      </w:r>
      <w:r>
        <w:rPr>
          <w:rFonts w:eastAsia="楷体" w:hint="eastAsia"/>
          <w:sz w:val="28"/>
          <w:szCs w:val="28"/>
        </w:rPr>
        <w:t>520</w:t>
      </w:r>
      <w:r>
        <w:rPr>
          <w:rFonts w:eastAsia="楷体"/>
          <w:sz w:val="28"/>
          <w:szCs w:val="28"/>
        </w:rPr>
        <w:t>中，并由处理器</w:t>
      </w:r>
      <w:r>
        <w:rPr>
          <w:rFonts w:eastAsia="楷体" w:hint="eastAsia"/>
          <w:sz w:val="28"/>
          <w:szCs w:val="28"/>
        </w:rPr>
        <w:t>510</w:t>
      </w:r>
      <w:r>
        <w:rPr>
          <w:rFonts w:eastAsia="楷体"/>
          <w:sz w:val="28"/>
          <w:szCs w:val="28"/>
        </w:rPr>
        <w:t>来调用执行。</w:t>
      </w:r>
    </w:p>
    <w:p w14:paraId="17F71DDF" w14:textId="77777777" w:rsidR="005C37C3" w:rsidRDefault="00000000">
      <w:pPr>
        <w:ind w:firstLine="560"/>
        <w:rPr>
          <w:rFonts w:eastAsia="楷体"/>
          <w:sz w:val="28"/>
          <w:szCs w:val="28"/>
        </w:rPr>
      </w:pPr>
      <w:r>
        <w:rPr>
          <w:rFonts w:eastAsia="楷体"/>
          <w:sz w:val="28"/>
          <w:szCs w:val="28"/>
        </w:rPr>
        <w:t>输入</w:t>
      </w:r>
      <w:r>
        <w:rPr>
          <w:rFonts w:eastAsia="楷体"/>
          <w:sz w:val="28"/>
          <w:szCs w:val="28"/>
        </w:rPr>
        <w:t>/</w:t>
      </w:r>
      <w:r>
        <w:rPr>
          <w:rFonts w:eastAsia="楷体"/>
          <w:sz w:val="28"/>
          <w:szCs w:val="28"/>
        </w:rPr>
        <w:t>输出接口</w:t>
      </w:r>
      <w:r>
        <w:rPr>
          <w:rFonts w:eastAsia="楷体" w:hint="eastAsia"/>
          <w:sz w:val="28"/>
          <w:szCs w:val="28"/>
        </w:rPr>
        <w:t>530</w:t>
      </w:r>
      <w:r>
        <w:rPr>
          <w:rFonts w:eastAsia="楷体"/>
          <w:sz w:val="28"/>
          <w:szCs w:val="28"/>
        </w:rPr>
        <w:t>用于连接输入</w:t>
      </w:r>
      <w:r>
        <w:rPr>
          <w:rFonts w:eastAsia="楷体"/>
          <w:sz w:val="28"/>
          <w:szCs w:val="28"/>
        </w:rPr>
        <w:t>/</w:t>
      </w:r>
      <w:r>
        <w:rPr>
          <w:rFonts w:eastAsia="楷体"/>
          <w:sz w:val="28"/>
          <w:szCs w:val="28"/>
        </w:rPr>
        <w:t>输出模块，以实现信息输入及输出。输入</w:t>
      </w:r>
      <w:r>
        <w:rPr>
          <w:rFonts w:eastAsia="楷体"/>
          <w:sz w:val="28"/>
          <w:szCs w:val="28"/>
        </w:rPr>
        <w:t>/</w:t>
      </w:r>
      <w:r>
        <w:rPr>
          <w:rFonts w:eastAsia="楷体"/>
          <w:sz w:val="28"/>
          <w:szCs w:val="28"/>
        </w:rPr>
        <w:t>输出模块可以作为组件配置在设备中（</w:t>
      </w:r>
      <w:proofErr w:type="gramStart"/>
      <w:r>
        <w:rPr>
          <w:rFonts w:eastAsia="楷体"/>
          <w:sz w:val="28"/>
          <w:szCs w:val="28"/>
        </w:rPr>
        <w:t>图中未示出</w:t>
      </w:r>
      <w:proofErr w:type="gramEnd"/>
      <w:r>
        <w:rPr>
          <w:rFonts w:eastAsia="楷体"/>
          <w:sz w:val="28"/>
          <w:szCs w:val="28"/>
        </w:rPr>
        <w:t>），也可以外接于设备以提供相应功能。其中输入设备可以包括键盘、鼠标、触摸屏、麦克风、各类传感器等，输出设备可以包括显示器、扬声器、振动器、指示灯等。</w:t>
      </w:r>
    </w:p>
    <w:p w14:paraId="7E41BE0A" w14:textId="77777777" w:rsidR="005C37C3" w:rsidRDefault="00000000">
      <w:pPr>
        <w:ind w:firstLine="560"/>
        <w:rPr>
          <w:rFonts w:eastAsia="楷体"/>
          <w:sz w:val="28"/>
          <w:szCs w:val="28"/>
        </w:rPr>
      </w:pPr>
      <w:r>
        <w:rPr>
          <w:rFonts w:eastAsia="楷体"/>
          <w:sz w:val="28"/>
          <w:szCs w:val="28"/>
        </w:rPr>
        <w:t>通信接口</w:t>
      </w:r>
      <w:r>
        <w:rPr>
          <w:rFonts w:eastAsia="楷体" w:hint="eastAsia"/>
          <w:sz w:val="28"/>
          <w:szCs w:val="28"/>
        </w:rPr>
        <w:t>540</w:t>
      </w:r>
      <w:r>
        <w:rPr>
          <w:rFonts w:eastAsia="楷体"/>
          <w:sz w:val="28"/>
          <w:szCs w:val="28"/>
        </w:rPr>
        <w:t>用于连接通信模块（</w:t>
      </w:r>
      <w:proofErr w:type="gramStart"/>
      <w:r>
        <w:rPr>
          <w:rFonts w:eastAsia="楷体"/>
          <w:sz w:val="28"/>
          <w:szCs w:val="28"/>
        </w:rPr>
        <w:t>图中未示出</w:t>
      </w:r>
      <w:proofErr w:type="gramEnd"/>
      <w:r>
        <w:rPr>
          <w:rFonts w:eastAsia="楷体"/>
          <w:sz w:val="28"/>
          <w:szCs w:val="28"/>
        </w:rPr>
        <w:t>），以实现</w:t>
      </w:r>
      <w:proofErr w:type="gramStart"/>
      <w:r>
        <w:rPr>
          <w:rFonts w:eastAsia="楷体"/>
          <w:sz w:val="28"/>
          <w:szCs w:val="28"/>
        </w:rPr>
        <w:t>本设备</w:t>
      </w:r>
      <w:proofErr w:type="gramEnd"/>
      <w:r>
        <w:rPr>
          <w:rFonts w:eastAsia="楷体"/>
          <w:sz w:val="28"/>
          <w:szCs w:val="28"/>
        </w:rPr>
        <w:t>与其他</w:t>
      </w:r>
      <w:r>
        <w:rPr>
          <w:rFonts w:eastAsia="楷体"/>
          <w:sz w:val="28"/>
          <w:szCs w:val="28"/>
        </w:rPr>
        <w:lastRenderedPageBreak/>
        <w:t>设备的通信交互。其中通信模块可以通过有线方式（例如，</w:t>
      </w:r>
      <w:r>
        <w:rPr>
          <w:rFonts w:eastAsia="楷体"/>
          <w:sz w:val="28"/>
          <w:szCs w:val="28"/>
        </w:rPr>
        <w:t>USB</w:t>
      </w:r>
      <w:r>
        <w:rPr>
          <w:rFonts w:eastAsia="楷体"/>
          <w:sz w:val="28"/>
          <w:szCs w:val="28"/>
        </w:rPr>
        <w:t>、网线等）实现通信，也可以通过无线方式（例如，移动网络、</w:t>
      </w:r>
      <w:r>
        <w:rPr>
          <w:rFonts w:eastAsia="楷体" w:hint="eastAsia"/>
          <w:sz w:val="28"/>
          <w:szCs w:val="28"/>
        </w:rPr>
        <w:t>Wi-Fi</w:t>
      </w:r>
      <w:r>
        <w:rPr>
          <w:rFonts w:eastAsia="楷体"/>
          <w:sz w:val="28"/>
          <w:szCs w:val="28"/>
        </w:rPr>
        <w:t>、</w:t>
      </w:r>
      <w:proofErr w:type="gramStart"/>
      <w:r>
        <w:rPr>
          <w:rFonts w:eastAsia="楷体"/>
          <w:sz w:val="28"/>
          <w:szCs w:val="28"/>
        </w:rPr>
        <w:t>蓝牙等</w:t>
      </w:r>
      <w:proofErr w:type="gramEnd"/>
      <w:r>
        <w:rPr>
          <w:rFonts w:eastAsia="楷体"/>
          <w:sz w:val="28"/>
          <w:szCs w:val="28"/>
        </w:rPr>
        <w:t>）实现通信。</w:t>
      </w:r>
    </w:p>
    <w:p w14:paraId="3B247128" w14:textId="77777777" w:rsidR="005C37C3" w:rsidRDefault="00000000">
      <w:pPr>
        <w:ind w:firstLine="560"/>
        <w:rPr>
          <w:rFonts w:eastAsia="楷体"/>
          <w:sz w:val="28"/>
          <w:szCs w:val="28"/>
        </w:rPr>
      </w:pPr>
      <w:r>
        <w:rPr>
          <w:rFonts w:eastAsia="楷体"/>
          <w:sz w:val="28"/>
          <w:szCs w:val="28"/>
        </w:rPr>
        <w:t>总线</w:t>
      </w:r>
      <w:r>
        <w:rPr>
          <w:rFonts w:eastAsia="楷体" w:hint="eastAsia"/>
          <w:sz w:val="28"/>
          <w:szCs w:val="28"/>
        </w:rPr>
        <w:t>550</w:t>
      </w:r>
      <w:r>
        <w:rPr>
          <w:rFonts w:eastAsia="楷体"/>
          <w:sz w:val="28"/>
          <w:szCs w:val="28"/>
        </w:rPr>
        <w:t>包括</w:t>
      </w:r>
      <w:proofErr w:type="gramStart"/>
      <w:r>
        <w:rPr>
          <w:rFonts w:eastAsia="楷体"/>
          <w:sz w:val="28"/>
          <w:szCs w:val="28"/>
        </w:rPr>
        <w:t>一</w:t>
      </w:r>
      <w:proofErr w:type="gramEnd"/>
      <w:r>
        <w:rPr>
          <w:rFonts w:eastAsia="楷体"/>
          <w:sz w:val="28"/>
          <w:szCs w:val="28"/>
        </w:rPr>
        <w:t>通路，在设备的各个组件（例如，处理器</w:t>
      </w:r>
      <w:r>
        <w:rPr>
          <w:rFonts w:eastAsia="楷体" w:hint="eastAsia"/>
          <w:sz w:val="28"/>
          <w:szCs w:val="28"/>
        </w:rPr>
        <w:t>510</w:t>
      </w:r>
      <w:r>
        <w:rPr>
          <w:rFonts w:eastAsia="楷体"/>
          <w:sz w:val="28"/>
          <w:szCs w:val="28"/>
        </w:rPr>
        <w:t>、存储器</w:t>
      </w:r>
      <w:r>
        <w:rPr>
          <w:rFonts w:eastAsia="楷体" w:hint="eastAsia"/>
          <w:sz w:val="28"/>
          <w:szCs w:val="28"/>
        </w:rPr>
        <w:t>520</w:t>
      </w:r>
      <w:r>
        <w:rPr>
          <w:rFonts w:eastAsia="楷体"/>
          <w:sz w:val="28"/>
          <w:szCs w:val="28"/>
        </w:rPr>
        <w:t>、输入</w:t>
      </w:r>
      <w:r>
        <w:rPr>
          <w:rFonts w:eastAsia="楷体"/>
          <w:sz w:val="28"/>
          <w:szCs w:val="28"/>
        </w:rPr>
        <w:t>/</w:t>
      </w:r>
      <w:r>
        <w:rPr>
          <w:rFonts w:eastAsia="楷体"/>
          <w:sz w:val="28"/>
          <w:szCs w:val="28"/>
        </w:rPr>
        <w:t>输出接口</w:t>
      </w:r>
      <w:r>
        <w:rPr>
          <w:rFonts w:eastAsia="楷体" w:hint="eastAsia"/>
          <w:sz w:val="28"/>
          <w:szCs w:val="28"/>
        </w:rPr>
        <w:t>530</w:t>
      </w:r>
      <w:r>
        <w:rPr>
          <w:rFonts w:eastAsia="楷体"/>
          <w:sz w:val="28"/>
          <w:szCs w:val="28"/>
        </w:rPr>
        <w:t>和通信接口</w:t>
      </w:r>
      <w:r>
        <w:rPr>
          <w:rFonts w:eastAsia="楷体" w:hint="eastAsia"/>
          <w:sz w:val="28"/>
          <w:szCs w:val="28"/>
        </w:rPr>
        <w:t>540</w:t>
      </w:r>
      <w:r>
        <w:rPr>
          <w:rFonts w:eastAsia="楷体"/>
          <w:sz w:val="28"/>
          <w:szCs w:val="28"/>
        </w:rPr>
        <w:t>）之间传输信息。</w:t>
      </w:r>
    </w:p>
    <w:p w14:paraId="0015D830" w14:textId="77777777" w:rsidR="005C37C3" w:rsidRDefault="00000000">
      <w:pPr>
        <w:ind w:firstLine="560"/>
        <w:rPr>
          <w:rFonts w:eastAsia="楷体"/>
          <w:sz w:val="28"/>
          <w:szCs w:val="28"/>
        </w:rPr>
      </w:pPr>
      <w:r>
        <w:rPr>
          <w:rFonts w:eastAsia="楷体"/>
          <w:sz w:val="28"/>
          <w:szCs w:val="28"/>
        </w:rPr>
        <w:t>需要说明的是，尽管上述设备仅示出了处理器</w:t>
      </w:r>
      <w:r>
        <w:rPr>
          <w:rFonts w:eastAsia="楷体" w:hint="eastAsia"/>
          <w:sz w:val="28"/>
          <w:szCs w:val="28"/>
        </w:rPr>
        <w:t>510</w:t>
      </w:r>
      <w:r>
        <w:rPr>
          <w:rFonts w:eastAsia="楷体"/>
          <w:sz w:val="28"/>
          <w:szCs w:val="28"/>
        </w:rPr>
        <w:t>、存储器</w:t>
      </w:r>
      <w:r>
        <w:rPr>
          <w:rFonts w:eastAsia="楷体" w:hint="eastAsia"/>
          <w:sz w:val="28"/>
          <w:szCs w:val="28"/>
        </w:rPr>
        <w:t>520</w:t>
      </w:r>
      <w:r>
        <w:rPr>
          <w:rFonts w:eastAsia="楷体"/>
          <w:sz w:val="28"/>
          <w:szCs w:val="28"/>
        </w:rPr>
        <w:t>、输入</w:t>
      </w:r>
      <w:r>
        <w:rPr>
          <w:rFonts w:eastAsia="楷体"/>
          <w:sz w:val="28"/>
          <w:szCs w:val="28"/>
        </w:rPr>
        <w:t>/</w:t>
      </w:r>
      <w:r>
        <w:rPr>
          <w:rFonts w:eastAsia="楷体"/>
          <w:sz w:val="28"/>
          <w:szCs w:val="28"/>
        </w:rPr>
        <w:t>输出接口</w:t>
      </w:r>
      <w:r>
        <w:rPr>
          <w:rFonts w:eastAsia="楷体" w:hint="eastAsia"/>
          <w:sz w:val="28"/>
          <w:szCs w:val="28"/>
        </w:rPr>
        <w:t>530</w:t>
      </w:r>
      <w:r>
        <w:rPr>
          <w:rFonts w:eastAsia="楷体"/>
          <w:sz w:val="28"/>
          <w:szCs w:val="28"/>
        </w:rPr>
        <w:t>、通信接口</w:t>
      </w:r>
      <w:r>
        <w:rPr>
          <w:rFonts w:eastAsia="楷体" w:hint="eastAsia"/>
          <w:sz w:val="28"/>
          <w:szCs w:val="28"/>
        </w:rPr>
        <w:t>540</w:t>
      </w:r>
      <w:r>
        <w:rPr>
          <w:rFonts w:eastAsia="楷体"/>
          <w:sz w:val="28"/>
          <w:szCs w:val="28"/>
        </w:rPr>
        <w:t>以及总线</w:t>
      </w:r>
      <w:r>
        <w:rPr>
          <w:rFonts w:eastAsia="楷体" w:hint="eastAsia"/>
          <w:sz w:val="28"/>
          <w:szCs w:val="28"/>
        </w:rPr>
        <w:t>550</w:t>
      </w:r>
      <w:r>
        <w:rPr>
          <w:rFonts w:eastAsia="楷体"/>
          <w:sz w:val="28"/>
          <w:szCs w:val="28"/>
        </w:rPr>
        <w:t>，但是在具体实施过程中，该设备还可以包括实现正常运行所必需的其他组件。此外，本领域的技术人员可以理解的是，上述设备中也可以仅包含实现本申请实施</w:t>
      </w:r>
      <w:proofErr w:type="gramStart"/>
      <w:r>
        <w:rPr>
          <w:rFonts w:eastAsia="楷体"/>
          <w:sz w:val="28"/>
          <w:szCs w:val="28"/>
        </w:rPr>
        <w:t>例方案</w:t>
      </w:r>
      <w:proofErr w:type="gramEnd"/>
      <w:r>
        <w:rPr>
          <w:rFonts w:eastAsia="楷体"/>
          <w:sz w:val="28"/>
          <w:szCs w:val="28"/>
        </w:rPr>
        <w:t>所必需的组件，而不必包含图中所示的全部组件。</w:t>
      </w:r>
    </w:p>
    <w:p w14:paraId="611355F1" w14:textId="77777777" w:rsidR="005C37C3" w:rsidRDefault="00000000">
      <w:pPr>
        <w:ind w:firstLine="560"/>
        <w:rPr>
          <w:rFonts w:eastAsia="楷体"/>
          <w:sz w:val="28"/>
          <w:szCs w:val="28"/>
        </w:rPr>
      </w:pPr>
      <w:r>
        <w:rPr>
          <w:rFonts w:eastAsia="楷体"/>
          <w:sz w:val="28"/>
          <w:szCs w:val="28"/>
        </w:rPr>
        <w:t>上述实施例的电子设备用于实现前述任一实施例中相应的</w:t>
      </w:r>
      <w:r>
        <w:rPr>
          <w:rFonts w:eastAsia="楷体" w:hint="eastAsia"/>
          <w:sz w:val="28"/>
          <w:szCs w:val="28"/>
        </w:rPr>
        <w:t>风电叶片服役性能感知应变传感器布局方法</w:t>
      </w:r>
      <w:r>
        <w:rPr>
          <w:rFonts w:eastAsia="楷体"/>
          <w:sz w:val="28"/>
          <w:szCs w:val="28"/>
        </w:rPr>
        <w:t>，并且具有相应的方法实施例的有益效果，在此不再赘述。</w:t>
      </w:r>
    </w:p>
    <w:p w14:paraId="3DD4FAB5" w14:textId="77777777" w:rsidR="005C37C3" w:rsidRDefault="00000000">
      <w:pPr>
        <w:ind w:firstLine="560"/>
        <w:rPr>
          <w:rFonts w:eastAsia="楷体"/>
          <w:sz w:val="28"/>
          <w:szCs w:val="28"/>
        </w:rPr>
      </w:pPr>
      <w:r>
        <w:rPr>
          <w:rFonts w:eastAsia="楷体"/>
          <w:sz w:val="28"/>
          <w:szCs w:val="28"/>
        </w:rPr>
        <w:t>基于同一发明构思，与上述任意实施</w:t>
      </w:r>
      <w:proofErr w:type="gramStart"/>
      <w:r>
        <w:rPr>
          <w:rFonts w:eastAsia="楷体"/>
          <w:sz w:val="28"/>
          <w:szCs w:val="28"/>
        </w:rPr>
        <w:t>例方法</w:t>
      </w:r>
      <w:proofErr w:type="gramEnd"/>
      <w:r>
        <w:rPr>
          <w:rFonts w:eastAsia="楷体"/>
          <w:sz w:val="28"/>
          <w:szCs w:val="28"/>
        </w:rPr>
        <w:t>相对应的，本申请一个或多个</w:t>
      </w:r>
      <w:proofErr w:type="gramStart"/>
      <w:r>
        <w:rPr>
          <w:rFonts w:eastAsia="楷体"/>
          <w:sz w:val="28"/>
          <w:szCs w:val="28"/>
        </w:rPr>
        <w:t>实施例还提供</w:t>
      </w:r>
      <w:proofErr w:type="gramEnd"/>
      <w:r>
        <w:rPr>
          <w:rFonts w:eastAsia="楷体"/>
          <w:sz w:val="28"/>
          <w:szCs w:val="28"/>
        </w:rPr>
        <w:t>了一种非暂态计算机可读存储介质，所述非暂态计算机可读存储介质存储计算机指令，所述计算机指令用于使所述计算机执行如上任</w:t>
      </w:r>
      <w:proofErr w:type="gramStart"/>
      <w:r>
        <w:rPr>
          <w:rFonts w:eastAsia="楷体"/>
          <w:sz w:val="28"/>
          <w:szCs w:val="28"/>
        </w:rPr>
        <w:t>一</w:t>
      </w:r>
      <w:proofErr w:type="gramEnd"/>
      <w:r>
        <w:rPr>
          <w:rFonts w:eastAsia="楷体"/>
          <w:sz w:val="28"/>
          <w:szCs w:val="28"/>
        </w:rPr>
        <w:t>实施例所述的</w:t>
      </w:r>
      <w:r>
        <w:rPr>
          <w:rFonts w:eastAsia="楷体" w:hint="eastAsia"/>
          <w:sz w:val="28"/>
          <w:szCs w:val="28"/>
        </w:rPr>
        <w:t>风电叶片服役性能感知应变传感器布局方法</w:t>
      </w:r>
      <w:r>
        <w:rPr>
          <w:rFonts w:eastAsia="楷体"/>
          <w:sz w:val="28"/>
          <w:szCs w:val="28"/>
        </w:rPr>
        <w:t>。</w:t>
      </w:r>
    </w:p>
    <w:p w14:paraId="2EA2D868" w14:textId="77777777" w:rsidR="005C37C3" w:rsidRDefault="00000000">
      <w:pPr>
        <w:ind w:firstLine="560"/>
        <w:rPr>
          <w:rFonts w:eastAsia="楷体"/>
          <w:sz w:val="28"/>
          <w:szCs w:val="28"/>
        </w:rPr>
      </w:pPr>
      <w:r>
        <w:rPr>
          <w:rFonts w:eastAsia="楷体"/>
          <w:sz w:val="28"/>
          <w:szCs w:val="28"/>
        </w:rPr>
        <w:t>本实施例的计算机可读介质包括永久性和非永久性、可移动和非可移动媒体可以由任何方法或技术来实现信息存储。信息可以是计算机可读指令、数据结构、程序的模块或其他数据。计算机的存储介质的例子包括，但不限于相变内存（</w:t>
      </w:r>
      <w:r>
        <w:rPr>
          <w:rFonts w:eastAsia="楷体"/>
          <w:sz w:val="28"/>
          <w:szCs w:val="28"/>
        </w:rPr>
        <w:t>PRAM</w:t>
      </w:r>
      <w:r>
        <w:rPr>
          <w:rFonts w:eastAsia="楷体"/>
          <w:sz w:val="28"/>
          <w:szCs w:val="28"/>
        </w:rPr>
        <w:t>）、静态随机存取存储器（</w:t>
      </w:r>
      <w:r>
        <w:rPr>
          <w:rFonts w:eastAsia="楷体"/>
          <w:sz w:val="28"/>
          <w:szCs w:val="28"/>
        </w:rPr>
        <w:t>SRAM</w:t>
      </w:r>
      <w:r>
        <w:rPr>
          <w:rFonts w:eastAsia="楷体"/>
          <w:sz w:val="28"/>
          <w:szCs w:val="28"/>
        </w:rPr>
        <w:t>）、动态随机存取存储器（</w:t>
      </w:r>
      <w:r>
        <w:rPr>
          <w:rFonts w:eastAsia="楷体"/>
          <w:sz w:val="28"/>
          <w:szCs w:val="28"/>
        </w:rPr>
        <w:t>DRAM</w:t>
      </w:r>
      <w:r>
        <w:rPr>
          <w:rFonts w:eastAsia="楷体"/>
          <w:sz w:val="28"/>
          <w:szCs w:val="28"/>
        </w:rPr>
        <w:t>）、其他类型的随机存取存储器（</w:t>
      </w:r>
      <w:r>
        <w:rPr>
          <w:rFonts w:eastAsia="楷体"/>
          <w:sz w:val="28"/>
          <w:szCs w:val="28"/>
        </w:rPr>
        <w:t>RAM</w:t>
      </w:r>
      <w:r>
        <w:rPr>
          <w:rFonts w:eastAsia="楷体"/>
          <w:sz w:val="28"/>
          <w:szCs w:val="28"/>
        </w:rPr>
        <w:t>）、只读存储器</w:t>
      </w:r>
      <w:r>
        <w:rPr>
          <w:rFonts w:eastAsia="楷体"/>
          <w:sz w:val="28"/>
          <w:szCs w:val="28"/>
        </w:rPr>
        <w:lastRenderedPageBreak/>
        <w:t>（</w:t>
      </w:r>
      <w:r>
        <w:rPr>
          <w:rFonts w:eastAsia="楷体"/>
          <w:sz w:val="28"/>
          <w:szCs w:val="28"/>
        </w:rPr>
        <w:t>ROM</w:t>
      </w:r>
      <w:r>
        <w:rPr>
          <w:rFonts w:eastAsia="楷体"/>
          <w:sz w:val="28"/>
          <w:szCs w:val="28"/>
        </w:rPr>
        <w:t>）、电可擦除可编程只读存储器（</w:t>
      </w:r>
      <w:r>
        <w:rPr>
          <w:rFonts w:eastAsia="楷体"/>
          <w:sz w:val="28"/>
          <w:szCs w:val="28"/>
        </w:rPr>
        <w:t>EEPROM</w:t>
      </w:r>
      <w:r>
        <w:rPr>
          <w:rFonts w:eastAsia="楷体"/>
          <w:sz w:val="28"/>
          <w:szCs w:val="28"/>
        </w:rPr>
        <w:t>）、快闪记忆体或其他内存技术、只读光盘只读存储器（</w:t>
      </w:r>
      <w:r>
        <w:rPr>
          <w:rFonts w:eastAsia="楷体"/>
          <w:sz w:val="28"/>
          <w:szCs w:val="28"/>
        </w:rPr>
        <w:t>CD-ROM</w:t>
      </w:r>
      <w:r>
        <w:rPr>
          <w:rFonts w:eastAsia="楷体"/>
          <w:sz w:val="28"/>
          <w:szCs w:val="28"/>
        </w:rPr>
        <w:t>）、数字多功能光盘（</w:t>
      </w:r>
      <w:r>
        <w:rPr>
          <w:rFonts w:eastAsia="楷体"/>
          <w:sz w:val="28"/>
          <w:szCs w:val="28"/>
        </w:rPr>
        <w:t>DVD</w:t>
      </w:r>
      <w:r>
        <w:rPr>
          <w:rFonts w:eastAsia="楷体"/>
          <w:sz w:val="28"/>
          <w:szCs w:val="28"/>
        </w:rPr>
        <w:t>）或其他光学存储、磁盒式磁带，磁带磁盘存储或其他磁性存储设备或任何其他非传输介质，可用于存储可以被计算设备访问的信息。</w:t>
      </w:r>
    </w:p>
    <w:p w14:paraId="3854E1C7" w14:textId="77777777" w:rsidR="005C37C3" w:rsidRDefault="00000000">
      <w:pPr>
        <w:ind w:firstLine="560"/>
        <w:rPr>
          <w:rFonts w:eastAsia="楷体"/>
          <w:sz w:val="28"/>
          <w:szCs w:val="28"/>
        </w:rPr>
      </w:pPr>
      <w:r>
        <w:rPr>
          <w:rFonts w:eastAsia="楷体"/>
          <w:sz w:val="28"/>
          <w:szCs w:val="28"/>
        </w:rPr>
        <w:t>上述实施例的存储介质存储的计算机指令用于使所述计算机执行如上任</w:t>
      </w:r>
      <w:proofErr w:type="gramStart"/>
      <w:r>
        <w:rPr>
          <w:rFonts w:eastAsia="楷体"/>
          <w:sz w:val="28"/>
          <w:szCs w:val="28"/>
        </w:rPr>
        <w:t>一</w:t>
      </w:r>
      <w:proofErr w:type="gramEnd"/>
      <w:r>
        <w:rPr>
          <w:rFonts w:eastAsia="楷体"/>
          <w:sz w:val="28"/>
          <w:szCs w:val="28"/>
        </w:rPr>
        <w:t>实施例所述的</w:t>
      </w:r>
      <w:r>
        <w:rPr>
          <w:rFonts w:eastAsia="楷体" w:hint="eastAsia"/>
          <w:sz w:val="28"/>
          <w:szCs w:val="28"/>
        </w:rPr>
        <w:t>风电叶片服役性能感知应变传感器布局方法</w:t>
      </w:r>
      <w:r>
        <w:rPr>
          <w:rFonts w:eastAsia="楷体"/>
          <w:sz w:val="28"/>
          <w:szCs w:val="28"/>
        </w:rPr>
        <w:t>，并且具有相应的方法实施例的有益效果，在此不再赘述。</w:t>
      </w:r>
    </w:p>
    <w:p w14:paraId="2B665A86" w14:textId="77777777" w:rsidR="005C37C3" w:rsidRDefault="00000000">
      <w:pPr>
        <w:ind w:firstLine="560"/>
        <w:rPr>
          <w:rFonts w:eastAsia="楷体"/>
          <w:sz w:val="28"/>
          <w:szCs w:val="28"/>
        </w:rPr>
      </w:pPr>
      <w:r>
        <w:rPr>
          <w:rFonts w:eastAsia="楷体"/>
          <w:sz w:val="28"/>
          <w:szCs w:val="28"/>
        </w:rPr>
        <w:t>所属领域的普通技术人员应当理解：以上任何实施例的</w:t>
      </w:r>
      <w:proofErr w:type="gramStart"/>
      <w:r>
        <w:rPr>
          <w:rFonts w:eastAsia="楷体"/>
          <w:sz w:val="28"/>
          <w:szCs w:val="28"/>
        </w:rPr>
        <w:t>讨论仅</w:t>
      </w:r>
      <w:proofErr w:type="gramEnd"/>
      <w:r>
        <w:rPr>
          <w:rFonts w:eastAsia="楷体"/>
          <w:sz w:val="28"/>
          <w:szCs w:val="28"/>
        </w:rPr>
        <w:t>为示例性的，并非旨在暗示本申请的范围（包括权利要求）被限于这些例子；在本申请的思路下，以上实施</w:t>
      </w:r>
      <w:proofErr w:type="gramStart"/>
      <w:r>
        <w:rPr>
          <w:rFonts w:eastAsia="楷体"/>
          <w:sz w:val="28"/>
          <w:szCs w:val="28"/>
        </w:rPr>
        <w:t>例或者</w:t>
      </w:r>
      <w:proofErr w:type="gramEnd"/>
      <w:r>
        <w:rPr>
          <w:rFonts w:eastAsia="楷体"/>
          <w:sz w:val="28"/>
          <w:szCs w:val="28"/>
        </w:rPr>
        <w:t>不同实施例中的技术特征之间也可以进行组合，步骤可以以任意顺序实现，并存在如上所述的本申请一个或多个实施例的不同方面的许多其它变化，为了简明它们没有在细节中提供。</w:t>
      </w:r>
    </w:p>
    <w:p w14:paraId="10AB883F" w14:textId="77777777" w:rsidR="005C37C3" w:rsidRDefault="00000000">
      <w:pPr>
        <w:ind w:firstLine="560"/>
        <w:rPr>
          <w:rFonts w:eastAsia="楷体"/>
          <w:sz w:val="28"/>
          <w:szCs w:val="28"/>
        </w:rPr>
      </w:pPr>
      <w:r>
        <w:rPr>
          <w:rFonts w:eastAsia="楷体"/>
          <w:sz w:val="28"/>
          <w:szCs w:val="28"/>
        </w:rPr>
        <w:t>另外，为简化说明和讨论，并且为了不会使本申请一个或多个实施</w:t>
      </w:r>
      <w:proofErr w:type="gramStart"/>
      <w:r>
        <w:rPr>
          <w:rFonts w:eastAsia="楷体"/>
          <w:sz w:val="28"/>
          <w:szCs w:val="28"/>
        </w:rPr>
        <w:t>例难以</w:t>
      </w:r>
      <w:proofErr w:type="gramEnd"/>
      <w:r>
        <w:rPr>
          <w:rFonts w:eastAsia="楷体"/>
          <w:sz w:val="28"/>
          <w:szCs w:val="28"/>
        </w:rPr>
        <w:t>理解，在所提供的附图中可以示出或可以</w:t>
      </w:r>
      <w:proofErr w:type="gramStart"/>
      <w:r>
        <w:rPr>
          <w:rFonts w:eastAsia="楷体"/>
          <w:sz w:val="28"/>
          <w:szCs w:val="28"/>
        </w:rPr>
        <w:t>不</w:t>
      </w:r>
      <w:proofErr w:type="gramEnd"/>
      <w:r>
        <w:rPr>
          <w:rFonts w:eastAsia="楷体"/>
          <w:sz w:val="28"/>
          <w:szCs w:val="28"/>
        </w:rPr>
        <w:t>示出与集成电路（</w:t>
      </w:r>
      <w:r>
        <w:rPr>
          <w:rFonts w:eastAsia="楷体"/>
          <w:sz w:val="28"/>
          <w:szCs w:val="28"/>
        </w:rPr>
        <w:t>IC</w:t>
      </w:r>
      <w:r>
        <w:rPr>
          <w:rFonts w:eastAsia="楷体"/>
          <w:sz w:val="28"/>
          <w:szCs w:val="28"/>
        </w:rPr>
        <w:t>）芯片和其它部件的公知的电源</w:t>
      </w:r>
      <w:r>
        <w:rPr>
          <w:rFonts w:eastAsia="楷体"/>
          <w:sz w:val="28"/>
          <w:szCs w:val="28"/>
        </w:rPr>
        <w:t>/</w:t>
      </w:r>
      <w:r>
        <w:rPr>
          <w:rFonts w:eastAsia="楷体"/>
          <w:sz w:val="28"/>
          <w:szCs w:val="28"/>
        </w:rPr>
        <w:t>接地连接。此外，可以以框图的形式示出装置，以避免使本申请一个或多个实施</w:t>
      </w:r>
      <w:proofErr w:type="gramStart"/>
      <w:r>
        <w:rPr>
          <w:rFonts w:eastAsia="楷体"/>
          <w:sz w:val="28"/>
          <w:szCs w:val="28"/>
        </w:rPr>
        <w:t>例难以</w:t>
      </w:r>
      <w:proofErr w:type="gramEnd"/>
      <w:r>
        <w:rPr>
          <w:rFonts w:eastAsia="楷体"/>
          <w:sz w:val="28"/>
          <w:szCs w:val="28"/>
        </w:rPr>
        <w:t>理解，并且这也考虑了以下事实，即关于这些框图装置的实施方式的细节是高度取决于将要实施本申请一个或多个实施例的平台的（即，这些细节应当完全处于本领域技术人员的理解范围内）。在阐述了具体细节（例如，电路）以描述本申请的示例性实施例的情况下，对本领域技术人员来说显而易见的是，可以在没有这些具体细节的情况下或者这些具体细节有变化的情况下实施本申请一个或多个实施例。因此，这些描述应被认为是说明性的而不是限制性的。</w:t>
      </w:r>
    </w:p>
    <w:p w14:paraId="1F9689E4" w14:textId="77777777" w:rsidR="005C37C3" w:rsidRDefault="00000000">
      <w:pPr>
        <w:pStyle w:val="af6"/>
        <w:widowControl w:val="0"/>
        <w:snapToGrid w:val="0"/>
        <w:spacing w:beforeLines="20" w:before="62" w:line="360" w:lineRule="auto"/>
        <w:ind w:firstLineChars="202" w:firstLine="566"/>
        <w:jc w:val="both"/>
        <w:rPr>
          <w:rFonts w:ascii="楷体" w:eastAsia="楷体" w:hAnsi="楷体" w:cs="楷体" w:hint="eastAsia"/>
          <w:sz w:val="28"/>
          <w:szCs w:val="28"/>
        </w:rPr>
      </w:pPr>
      <w:r>
        <w:rPr>
          <w:rFonts w:eastAsia="楷体"/>
          <w:sz w:val="28"/>
          <w:szCs w:val="28"/>
        </w:rPr>
        <w:lastRenderedPageBreak/>
        <w:t>尽管参照前述实施例对本申请进行了详细的说明，本领域的普通技术人员应当理解，其依然可以对前述各</w:t>
      </w:r>
      <w:proofErr w:type="gramStart"/>
      <w:r>
        <w:rPr>
          <w:rFonts w:eastAsia="楷体"/>
          <w:sz w:val="28"/>
          <w:szCs w:val="28"/>
        </w:rPr>
        <w:t>实施例所记载</w:t>
      </w:r>
      <w:proofErr w:type="gramEnd"/>
      <w:r>
        <w:rPr>
          <w:rFonts w:eastAsia="楷体"/>
          <w:sz w:val="28"/>
          <w:szCs w:val="28"/>
        </w:rPr>
        <w:t>的技术方案进行修改，或者对其中部分技术特征进行等同替换；而这些修改或者</w:t>
      </w:r>
      <w:r>
        <w:rPr>
          <w:rFonts w:ascii="楷体" w:eastAsia="楷体" w:hAnsi="楷体" w:cs="楷体" w:hint="eastAsia"/>
          <w:sz w:val="28"/>
          <w:szCs w:val="28"/>
        </w:rPr>
        <w:t>替换，并不使相应技术方案的本质脱离本申请各实施</w:t>
      </w:r>
      <w:proofErr w:type="gramStart"/>
      <w:r>
        <w:rPr>
          <w:rFonts w:ascii="楷体" w:eastAsia="楷体" w:hAnsi="楷体" w:cs="楷体" w:hint="eastAsia"/>
          <w:sz w:val="28"/>
          <w:szCs w:val="28"/>
        </w:rPr>
        <w:t>例技术</w:t>
      </w:r>
      <w:proofErr w:type="gramEnd"/>
      <w:r>
        <w:rPr>
          <w:rFonts w:ascii="楷体" w:eastAsia="楷体" w:hAnsi="楷体" w:cs="楷体" w:hint="eastAsia"/>
          <w:sz w:val="28"/>
          <w:szCs w:val="28"/>
        </w:rPr>
        <w:t>方案的精神和范围。</w:t>
      </w:r>
    </w:p>
    <w:p w14:paraId="6D34C1B9" w14:textId="77777777" w:rsidR="005C37C3" w:rsidRDefault="005C37C3">
      <w:pPr>
        <w:pStyle w:val="af6"/>
        <w:widowControl w:val="0"/>
        <w:snapToGrid w:val="0"/>
        <w:spacing w:line="480" w:lineRule="exact"/>
        <w:ind w:firstLineChars="200" w:firstLine="560"/>
        <w:jc w:val="both"/>
        <w:rPr>
          <w:rFonts w:ascii="楷体" w:eastAsia="楷体" w:hAnsi="楷体" w:cs="楷体" w:hint="eastAsia"/>
          <w:sz w:val="28"/>
          <w:szCs w:val="28"/>
        </w:rPr>
        <w:sectPr w:rsidR="005C37C3">
          <w:headerReference w:type="default" r:id="rId35"/>
          <w:pgSz w:w="11906" w:h="16838"/>
          <w:pgMar w:top="1843" w:right="1418" w:bottom="851" w:left="1418" w:header="851" w:footer="992" w:gutter="0"/>
          <w:lnNumType w:countBy="5"/>
          <w:pgNumType w:start="1"/>
          <w:cols w:space="720"/>
          <w:docGrid w:type="lines" w:linePitch="312"/>
        </w:sectPr>
      </w:pPr>
    </w:p>
    <w:p w14:paraId="1BF8C481" w14:textId="77777777" w:rsidR="005C37C3" w:rsidRDefault="005C37C3">
      <w:pPr>
        <w:tabs>
          <w:tab w:val="left" w:pos="3313"/>
        </w:tabs>
        <w:jc w:val="center"/>
        <w:rPr>
          <w:rFonts w:ascii="楷体" w:eastAsia="楷体" w:hAnsi="楷体" w:cs="楷体" w:hint="eastAsia"/>
        </w:rPr>
      </w:pPr>
    </w:p>
    <w:p w14:paraId="31974ABA" w14:textId="77777777" w:rsidR="005C37C3" w:rsidRDefault="00000000">
      <w:pPr>
        <w:pStyle w:val="af6"/>
        <w:widowControl w:val="0"/>
        <w:snapToGrid w:val="0"/>
        <w:spacing w:beforeLines="20" w:before="62" w:line="360" w:lineRule="auto"/>
        <w:jc w:val="center"/>
        <w:rPr>
          <w:rFonts w:ascii="楷体" w:eastAsia="楷体" w:hAnsi="楷体" w:cs="楷体" w:hint="eastAsia"/>
          <w:sz w:val="28"/>
          <w:szCs w:val="28"/>
        </w:rPr>
      </w:pPr>
      <w:r>
        <w:rPr>
          <w:rFonts w:hint="eastAsia"/>
        </w:rPr>
        <w:object w:dxaOrig="9656" w:dyaOrig="10736" w14:anchorId="7DC39DA2">
          <v:shape id="_x0000_i1036" type="#_x0000_t75" alt="" style="width:483pt;height:537pt" o:ole="">
            <v:imagedata r:id="rId36" o:title=""/>
          </v:shape>
          <o:OLEObject Type="Embed" ProgID="Visio.Drawing.15" ShapeID="_x0000_i1036" DrawAspect="Content" ObjectID="_1842864552" r:id="rId37"/>
        </w:object>
      </w:r>
    </w:p>
    <w:p w14:paraId="141A8E73" w14:textId="77777777" w:rsidR="005C37C3" w:rsidRDefault="00000000">
      <w:pPr>
        <w:pStyle w:val="af6"/>
        <w:widowControl w:val="0"/>
        <w:snapToGrid w:val="0"/>
        <w:spacing w:beforeLines="20" w:before="62" w:line="360" w:lineRule="auto"/>
        <w:jc w:val="center"/>
        <w:rPr>
          <w:rFonts w:ascii="楷体" w:eastAsia="楷体" w:hAnsi="楷体" w:cs="楷体" w:hint="eastAsia"/>
          <w:sz w:val="28"/>
          <w:szCs w:val="28"/>
        </w:rPr>
      </w:pPr>
      <w:r>
        <w:rPr>
          <w:rFonts w:ascii="楷体" w:eastAsia="楷体" w:hAnsi="楷体" w:cs="楷体" w:hint="eastAsia"/>
          <w:sz w:val="28"/>
          <w:szCs w:val="28"/>
        </w:rPr>
        <w:t>图1</w:t>
      </w:r>
    </w:p>
    <w:p w14:paraId="59D79330" w14:textId="77777777" w:rsidR="005C37C3" w:rsidRDefault="005C37C3">
      <w:pPr>
        <w:pStyle w:val="af6"/>
        <w:widowControl w:val="0"/>
        <w:snapToGrid w:val="0"/>
        <w:spacing w:beforeLines="20" w:before="62" w:line="360" w:lineRule="auto"/>
        <w:jc w:val="center"/>
        <w:rPr>
          <w:rFonts w:ascii="楷体" w:eastAsia="楷体" w:hAnsi="楷体" w:cs="楷体" w:hint="eastAsia"/>
          <w:sz w:val="28"/>
          <w:szCs w:val="28"/>
        </w:rPr>
      </w:pPr>
    </w:p>
    <w:p w14:paraId="3E36883B" w14:textId="77777777" w:rsidR="005C37C3" w:rsidRDefault="00000000">
      <w:pPr>
        <w:pStyle w:val="af6"/>
        <w:widowControl w:val="0"/>
        <w:snapToGrid w:val="0"/>
        <w:spacing w:beforeLines="20" w:before="62" w:line="360" w:lineRule="auto"/>
        <w:jc w:val="center"/>
        <w:rPr>
          <w:rFonts w:ascii="楷体" w:eastAsia="楷体" w:hAnsi="楷体" w:cs="楷体" w:hint="eastAsia"/>
          <w:sz w:val="28"/>
          <w:szCs w:val="28"/>
        </w:rPr>
      </w:pPr>
      <w:r>
        <w:rPr>
          <w:rFonts w:hint="eastAsia"/>
        </w:rPr>
        <w:object w:dxaOrig="5060" w:dyaOrig="6400" w14:anchorId="54834902">
          <v:shape id="_x0000_i1037" type="#_x0000_t75" style="width:253pt;height:320pt" o:ole="">
            <v:imagedata r:id="rId38" o:title=""/>
          </v:shape>
          <o:OLEObject Type="Embed" ProgID="Visio.Drawing.15" ShapeID="_x0000_i1037" DrawAspect="Content" ObjectID="_1842864553" r:id="rId39"/>
        </w:object>
      </w:r>
    </w:p>
    <w:p w14:paraId="4D151992" w14:textId="77777777" w:rsidR="005C37C3" w:rsidRDefault="00000000">
      <w:pPr>
        <w:pStyle w:val="af6"/>
        <w:widowControl w:val="0"/>
        <w:snapToGrid w:val="0"/>
        <w:spacing w:beforeLines="20" w:before="62" w:line="360" w:lineRule="auto"/>
        <w:jc w:val="center"/>
        <w:rPr>
          <w:rFonts w:ascii="楷体" w:eastAsia="楷体" w:hAnsi="楷体" w:cs="楷体" w:hint="eastAsia"/>
          <w:sz w:val="28"/>
          <w:szCs w:val="28"/>
        </w:rPr>
      </w:pPr>
      <w:r>
        <w:rPr>
          <w:rFonts w:ascii="楷体" w:eastAsia="楷体" w:hAnsi="楷体" w:cs="楷体" w:hint="eastAsia"/>
          <w:sz w:val="28"/>
          <w:szCs w:val="28"/>
        </w:rPr>
        <w:t>图2</w:t>
      </w:r>
    </w:p>
    <w:p w14:paraId="3D82E396" w14:textId="77777777" w:rsidR="005C37C3" w:rsidRDefault="005C37C3">
      <w:pPr>
        <w:pStyle w:val="af6"/>
        <w:widowControl w:val="0"/>
        <w:snapToGrid w:val="0"/>
        <w:spacing w:beforeLines="20" w:before="62" w:line="360" w:lineRule="auto"/>
        <w:jc w:val="center"/>
      </w:pPr>
    </w:p>
    <w:p w14:paraId="6161BA65" w14:textId="77777777" w:rsidR="005C37C3" w:rsidRDefault="00000000">
      <w:pPr>
        <w:pStyle w:val="af6"/>
        <w:widowControl w:val="0"/>
        <w:snapToGrid w:val="0"/>
        <w:spacing w:beforeLines="20" w:before="62" w:line="360" w:lineRule="auto"/>
        <w:jc w:val="center"/>
        <w:rPr>
          <w:color w:val="000000"/>
        </w:rPr>
      </w:pPr>
      <w:r>
        <w:rPr>
          <w:rFonts w:hint="eastAsia"/>
          <w:noProof/>
          <w:color w:val="000000"/>
        </w:rPr>
        <w:drawing>
          <wp:inline distT="0" distB="0" distL="114300" distR="114300" wp14:anchorId="4B94C6FD" wp14:editId="25A2BC04">
            <wp:extent cx="6311900" cy="1389380"/>
            <wp:effectExtent l="0" t="0" r="0" b="0"/>
            <wp:docPr id="16" name="图片 1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1"/>
                    <pic:cNvPicPr>
                      <a:picLocks noChangeAspect="1"/>
                    </pic:cNvPicPr>
                  </pic:nvPicPr>
                  <pic:blipFill>
                    <a:blip r:embed="rId40"/>
                    <a:stretch>
                      <a:fillRect/>
                    </a:stretch>
                  </pic:blipFill>
                  <pic:spPr>
                    <a:xfrm>
                      <a:off x="0" y="0"/>
                      <a:ext cx="6311900" cy="1389380"/>
                    </a:xfrm>
                    <a:prstGeom prst="rect">
                      <a:avLst/>
                    </a:prstGeom>
                  </pic:spPr>
                </pic:pic>
              </a:graphicData>
            </a:graphic>
          </wp:inline>
        </w:drawing>
      </w:r>
    </w:p>
    <w:p w14:paraId="7D38AAC6" w14:textId="77777777" w:rsidR="005C37C3" w:rsidRDefault="00000000">
      <w:pPr>
        <w:pStyle w:val="af6"/>
        <w:widowControl w:val="0"/>
        <w:snapToGrid w:val="0"/>
        <w:spacing w:beforeLines="20" w:before="62" w:line="360" w:lineRule="auto"/>
        <w:jc w:val="center"/>
        <w:rPr>
          <w:rFonts w:ascii="楷体" w:eastAsia="楷体" w:hAnsi="楷体" w:cs="楷体" w:hint="eastAsia"/>
          <w:sz w:val="28"/>
          <w:szCs w:val="28"/>
        </w:rPr>
      </w:pPr>
      <w:r>
        <w:rPr>
          <w:rFonts w:ascii="楷体" w:eastAsia="楷体" w:hAnsi="楷体" w:cs="楷体" w:hint="eastAsia"/>
          <w:sz w:val="28"/>
          <w:szCs w:val="28"/>
        </w:rPr>
        <w:t>图3</w:t>
      </w:r>
    </w:p>
    <w:p w14:paraId="01FC7854" w14:textId="77777777" w:rsidR="005C37C3" w:rsidRDefault="005C37C3">
      <w:pPr>
        <w:pStyle w:val="af6"/>
        <w:widowControl w:val="0"/>
        <w:snapToGrid w:val="0"/>
        <w:spacing w:beforeLines="20" w:before="62" w:line="360" w:lineRule="auto"/>
        <w:jc w:val="center"/>
        <w:rPr>
          <w:rFonts w:ascii="楷体" w:eastAsia="楷体" w:hAnsi="楷体" w:cs="楷体" w:hint="eastAsia"/>
          <w:sz w:val="28"/>
          <w:szCs w:val="28"/>
        </w:rPr>
      </w:pPr>
    </w:p>
    <w:p w14:paraId="4DA0CE82" w14:textId="77777777" w:rsidR="005C37C3" w:rsidRDefault="00000000">
      <w:pPr>
        <w:pStyle w:val="af6"/>
        <w:widowControl w:val="0"/>
        <w:snapToGrid w:val="0"/>
        <w:spacing w:beforeLines="20" w:before="62" w:line="360" w:lineRule="auto"/>
        <w:jc w:val="center"/>
      </w:pPr>
      <w:r>
        <w:rPr>
          <w:rFonts w:hint="eastAsia"/>
        </w:rPr>
        <w:object w:dxaOrig="9950" w:dyaOrig="1490" w14:anchorId="6F13B2B4">
          <v:shape id="_x0000_i1038" type="#_x0000_t75" style="width:497.5pt;height:74.5pt" o:ole="">
            <v:imagedata r:id="rId41" o:title=""/>
          </v:shape>
          <o:OLEObject Type="Embed" ProgID="Visio.Drawing.15" ShapeID="_x0000_i1038" DrawAspect="Content" ObjectID="_1842864554" r:id="rId42"/>
        </w:object>
      </w:r>
    </w:p>
    <w:p w14:paraId="2D1F4093" w14:textId="77777777" w:rsidR="005C37C3" w:rsidRDefault="00000000">
      <w:pPr>
        <w:pStyle w:val="af6"/>
        <w:widowControl w:val="0"/>
        <w:snapToGrid w:val="0"/>
        <w:spacing w:beforeLines="20" w:before="62" w:line="360" w:lineRule="auto"/>
        <w:jc w:val="center"/>
        <w:rPr>
          <w:rFonts w:ascii="楷体" w:eastAsia="楷体" w:hAnsi="楷体" w:cs="楷体" w:hint="eastAsia"/>
          <w:sz w:val="28"/>
          <w:szCs w:val="28"/>
        </w:rPr>
      </w:pPr>
      <w:r>
        <w:rPr>
          <w:rFonts w:ascii="楷体" w:eastAsia="楷体" w:hAnsi="楷体" w:cs="楷体" w:hint="eastAsia"/>
          <w:sz w:val="28"/>
          <w:szCs w:val="28"/>
        </w:rPr>
        <w:t>图4</w:t>
      </w:r>
    </w:p>
    <w:p w14:paraId="22FD0EBC" w14:textId="77777777" w:rsidR="005C37C3" w:rsidRDefault="005C37C3">
      <w:pPr>
        <w:pStyle w:val="af6"/>
        <w:widowControl w:val="0"/>
        <w:snapToGrid w:val="0"/>
        <w:spacing w:beforeLines="20" w:before="62" w:line="360" w:lineRule="auto"/>
        <w:jc w:val="center"/>
        <w:rPr>
          <w:rFonts w:ascii="楷体" w:eastAsia="楷体" w:hAnsi="楷体" w:cs="楷体" w:hint="eastAsia"/>
          <w:sz w:val="28"/>
          <w:szCs w:val="28"/>
        </w:rPr>
      </w:pPr>
    </w:p>
    <w:p w14:paraId="612B1923" w14:textId="77777777" w:rsidR="005C37C3" w:rsidRDefault="00000000">
      <w:pPr>
        <w:pStyle w:val="af6"/>
        <w:widowControl w:val="0"/>
        <w:snapToGrid w:val="0"/>
        <w:spacing w:beforeLines="20" w:before="62" w:line="360" w:lineRule="auto"/>
        <w:jc w:val="center"/>
        <w:rPr>
          <w:rFonts w:ascii="楷体" w:eastAsia="楷体" w:hAnsi="楷体" w:cs="楷体" w:hint="eastAsia"/>
          <w:sz w:val="28"/>
          <w:szCs w:val="28"/>
        </w:rPr>
      </w:pPr>
      <w:r>
        <w:rPr>
          <w:rFonts w:ascii="楷体" w:eastAsia="楷体" w:hAnsi="楷体" w:cs="楷体" w:hint="eastAsia"/>
          <w:sz w:val="28"/>
          <w:szCs w:val="28"/>
        </w:rPr>
        <w:object w:dxaOrig="7830" w:dyaOrig="3300" w14:anchorId="61BB87A5">
          <v:shape id="_x0000_i1039" type="#_x0000_t75" style="width:391.5pt;height:165pt" o:ole="">
            <v:imagedata r:id="rId43" o:title=""/>
          </v:shape>
          <o:OLEObject Type="Embed" ProgID="Visio.Drawing.11" ShapeID="_x0000_i1039" DrawAspect="Content" ObjectID="_1842864555" r:id="rId44"/>
        </w:object>
      </w:r>
    </w:p>
    <w:p w14:paraId="4D70418F" w14:textId="77777777" w:rsidR="005C37C3" w:rsidRDefault="00000000">
      <w:pPr>
        <w:pStyle w:val="af6"/>
        <w:widowControl w:val="0"/>
        <w:snapToGrid w:val="0"/>
        <w:spacing w:beforeLines="20" w:before="62" w:line="360" w:lineRule="auto"/>
        <w:jc w:val="center"/>
        <w:rPr>
          <w:rFonts w:ascii="楷体" w:eastAsia="楷体" w:hAnsi="楷体" w:cs="楷体" w:hint="eastAsia"/>
          <w:sz w:val="28"/>
          <w:szCs w:val="28"/>
        </w:rPr>
      </w:pPr>
      <w:r>
        <w:rPr>
          <w:rFonts w:ascii="楷体" w:eastAsia="楷体" w:hAnsi="楷体" w:cs="楷体" w:hint="eastAsia"/>
          <w:sz w:val="28"/>
          <w:szCs w:val="28"/>
        </w:rPr>
        <w:t>图5</w:t>
      </w:r>
    </w:p>
    <w:p w14:paraId="668FEFBA" w14:textId="77777777" w:rsidR="005C37C3" w:rsidRDefault="005C37C3">
      <w:pPr>
        <w:pStyle w:val="af6"/>
        <w:widowControl w:val="0"/>
        <w:snapToGrid w:val="0"/>
        <w:spacing w:beforeLines="20" w:before="62" w:line="360" w:lineRule="auto"/>
        <w:jc w:val="center"/>
        <w:rPr>
          <w:rFonts w:ascii="楷体" w:eastAsia="楷体" w:hAnsi="楷体" w:cs="楷体" w:hint="eastAsia"/>
          <w:sz w:val="28"/>
          <w:szCs w:val="28"/>
        </w:rPr>
      </w:pPr>
    </w:p>
    <w:p w14:paraId="3AEC982C" w14:textId="77777777" w:rsidR="005C37C3" w:rsidRDefault="005C37C3">
      <w:pPr>
        <w:widowControl/>
        <w:jc w:val="left"/>
      </w:pPr>
    </w:p>
    <w:sectPr w:rsidR="005C37C3">
      <w:headerReference w:type="default" r:id="rId45"/>
      <w:pgSz w:w="11906" w:h="16838"/>
      <w:pgMar w:top="851" w:right="964" w:bottom="851" w:left="993"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34391" w14:textId="77777777" w:rsidR="00FF7684" w:rsidRDefault="00FF7684">
      <w:r>
        <w:separator/>
      </w:r>
    </w:p>
  </w:endnote>
  <w:endnote w:type="continuationSeparator" w:id="0">
    <w:p w14:paraId="2F6CCB0C" w14:textId="77777777" w:rsidR="00FF7684" w:rsidRDefault="00FF7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73C81" w14:textId="77777777" w:rsidR="005C37C3" w:rsidRDefault="00000000">
    <w:pPr>
      <w:pStyle w:val="ab"/>
      <w:framePr w:wrap="around" w:vAnchor="text" w:hAnchor="margin" w:xAlign="center" w:y="1"/>
      <w:rPr>
        <w:rStyle w:val="af1"/>
      </w:rPr>
    </w:pPr>
    <w:r>
      <w:fldChar w:fldCharType="begin"/>
    </w:r>
    <w:r>
      <w:rPr>
        <w:rStyle w:val="af1"/>
      </w:rPr>
      <w:instrText xml:space="preserve">PAGE  </w:instrText>
    </w:r>
    <w:r>
      <w:fldChar w:fldCharType="end"/>
    </w:r>
  </w:p>
  <w:p w14:paraId="4BE9039E" w14:textId="77777777" w:rsidR="005C37C3" w:rsidRDefault="005C37C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8131" w14:textId="77777777" w:rsidR="005C37C3" w:rsidRDefault="00000000">
    <w:pPr>
      <w:pStyle w:val="ab"/>
      <w:framePr w:wrap="around" w:vAnchor="text" w:hAnchor="margin" w:xAlign="center" w:y="1"/>
      <w:rPr>
        <w:rStyle w:val="af1"/>
      </w:rPr>
    </w:pPr>
    <w:r>
      <w:fldChar w:fldCharType="begin"/>
    </w:r>
    <w:r>
      <w:rPr>
        <w:rStyle w:val="af1"/>
      </w:rPr>
      <w:instrText xml:space="preserve">PAGE  </w:instrText>
    </w:r>
    <w:r>
      <w:fldChar w:fldCharType="separate"/>
    </w:r>
    <w:r>
      <w:rPr>
        <w:rStyle w:val="af1"/>
      </w:rPr>
      <w:t>4</w:t>
    </w:r>
    <w:r>
      <w:fldChar w:fldCharType="end"/>
    </w:r>
  </w:p>
  <w:p w14:paraId="706C093E" w14:textId="77777777" w:rsidR="005C37C3" w:rsidRDefault="005C37C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D79C3" w14:textId="77777777" w:rsidR="00FF7684" w:rsidRDefault="00FF7684">
      <w:r>
        <w:separator/>
      </w:r>
    </w:p>
  </w:footnote>
  <w:footnote w:type="continuationSeparator" w:id="0">
    <w:p w14:paraId="7E664857" w14:textId="77777777" w:rsidR="00FF7684" w:rsidRDefault="00FF7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E6B6" w14:textId="77777777" w:rsidR="005C37C3" w:rsidRDefault="00000000">
    <w:pPr>
      <w:pStyle w:val="ac"/>
      <w:pBdr>
        <w:bottom w:val="single" w:sz="4" w:space="0" w:color="auto"/>
      </w:pBdr>
      <w:rPr>
        <w:color w:val="808080"/>
      </w:rPr>
    </w:pPr>
    <w:r>
      <w:rPr>
        <w:noProof/>
      </w:rPr>
      <mc:AlternateContent>
        <mc:Choice Requires="wps">
          <w:drawing>
            <wp:anchor distT="0" distB="0" distL="114300" distR="114300" simplePos="0" relativeHeight="251660288" behindDoc="0" locked="0" layoutInCell="1" allowOverlap="1" wp14:anchorId="072FFAE7" wp14:editId="56B91A67">
              <wp:simplePos x="0" y="0"/>
              <wp:positionH relativeFrom="column">
                <wp:posOffset>0</wp:posOffset>
              </wp:positionH>
              <wp:positionV relativeFrom="paragraph">
                <wp:posOffset>-244475</wp:posOffset>
              </wp:positionV>
              <wp:extent cx="1257300" cy="297815"/>
              <wp:effectExtent l="0" t="0" r="0" b="6985"/>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97815"/>
                      </a:xfrm>
                      <a:prstGeom prst="rect">
                        <a:avLst/>
                      </a:prstGeom>
                      <a:noFill/>
                      <a:ln>
                        <a:noFill/>
                      </a:ln>
                    </wps:spPr>
                    <wps:txbx>
                      <w:txbxContent>
                        <w:p w14:paraId="6672E2E0" w14:textId="77777777" w:rsidR="005C37C3" w:rsidRDefault="005C37C3"/>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1" o:spid="_x0000_s1026" o:spt="202" type="#_x0000_t202" style="position:absolute;left:0pt;margin-left:0pt;margin-top:-19.25pt;height:23.45pt;width:99pt;z-index:251660288;mso-width-relative:page;mso-height-relative:page;" filled="f" stroked="f" coordsize="21600,21600" o:gfxdata="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4/5A9QAAAAGAQAADwAAAAAAAAABACAAAAAiAAAAZHJzL2Rv&#10;d25yZXYueG1sUEsBAhQAFAAAAAgAh07iQAm0bBQFAgAAFAQAAA4AAAAAAAAAAQAgAAAAIwEAAGRy&#10;cy9lMm9Eb2MueG1sUEsFBgAAAAAGAAYAWQEAAJoFAAAAAA==&#10;">
              <v:fill on="f" focussize="0,0"/>
              <v:stroke on="f"/>
              <v:imagedata o:title=""/>
              <o:lock v:ext="edit" aspectratio="f"/>
              <v:textbox>
                <w:txbxContent>
                  <w:p w14:paraId="6039A210"/>
                </w:txbxContent>
              </v:textbox>
            </v:shape>
          </w:pict>
        </mc:Fallback>
      </mc:AlternateContent>
    </w:r>
    <w:r>
      <w:rPr>
        <w:rFonts w:ascii="楷体" w:eastAsia="楷体" w:hint="eastAsia"/>
        <w:b/>
        <w:sz w:val="32"/>
        <w:szCs w:val="32"/>
      </w:rPr>
      <w:t>说</w:t>
    </w:r>
    <w:r>
      <w:rPr>
        <w:rFonts w:ascii="楷体" w:eastAsia="楷体"/>
        <w:b/>
        <w:sz w:val="32"/>
        <w:szCs w:val="32"/>
      </w:rPr>
      <w:t xml:space="preserve"> </w:t>
    </w:r>
    <w:r>
      <w:rPr>
        <w:rFonts w:ascii="楷体" w:eastAsia="楷体" w:hint="eastAsia"/>
        <w:b/>
        <w:sz w:val="32"/>
        <w:szCs w:val="32"/>
      </w:rPr>
      <w:t>明</w:t>
    </w:r>
    <w:r>
      <w:rPr>
        <w:rFonts w:ascii="楷体" w:eastAsia="楷体"/>
        <w:b/>
        <w:sz w:val="32"/>
        <w:szCs w:val="32"/>
      </w:rPr>
      <w:t xml:space="preserve"> </w:t>
    </w:r>
    <w:r>
      <w:rPr>
        <w:rFonts w:ascii="楷体" w:eastAsia="楷体" w:hint="eastAsia"/>
        <w:b/>
        <w:sz w:val="32"/>
        <w:szCs w:val="32"/>
      </w:rPr>
      <w:t>书</w:t>
    </w:r>
    <w:r>
      <w:rPr>
        <w:rFonts w:ascii="楷体" w:eastAsia="楷体"/>
        <w:b/>
        <w:sz w:val="32"/>
        <w:szCs w:val="32"/>
      </w:rPr>
      <w:t xml:space="preserve"> </w:t>
    </w:r>
    <w:r>
      <w:rPr>
        <w:rFonts w:ascii="楷体" w:eastAsia="楷体" w:hint="eastAsia"/>
        <w:b/>
        <w:sz w:val="32"/>
        <w:szCs w:val="32"/>
      </w:rPr>
      <w:t>摘</w:t>
    </w:r>
    <w:r>
      <w:rPr>
        <w:rFonts w:ascii="楷体" w:eastAsia="楷体"/>
        <w:b/>
        <w:sz w:val="32"/>
        <w:szCs w:val="32"/>
      </w:rPr>
      <w:t xml:space="preserve"> </w:t>
    </w:r>
    <w:r>
      <w:rPr>
        <w:rFonts w:ascii="楷体" w:eastAsia="楷体" w:hint="eastAsia"/>
        <w:b/>
        <w:sz w:val="32"/>
        <w:szCs w:val="32"/>
      </w:rPr>
      <w:t>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57A8" w14:textId="77777777" w:rsidR="005C37C3" w:rsidRDefault="00000000">
    <w:pPr>
      <w:pStyle w:val="ac"/>
      <w:pBdr>
        <w:bottom w:val="single" w:sz="4" w:space="0" w:color="auto"/>
      </w:pBdr>
      <w:jc w:val="left"/>
      <w:rPr>
        <w:color w:val="808080"/>
      </w:rPr>
    </w:pPr>
    <w:r>
      <w:rPr>
        <w:rFonts w:hint="eastAsia"/>
        <w:color w:val="808080"/>
      </w:rPr>
      <w:t>2026D0071IN</w:t>
    </w:r>
    <w:r>
      <w:rPr>
        <w:color w:val="808080"/>
      </w:rPr>
      <w:tab/>
    </w:r>
  </w:p>
  <w:p w14:paraId="4774D605" w14:textId="77777777" w:rsidR="005C37C3" w:rsidRDefault="00000000">
    <w:pPr>
      <w:pStyle w:val="ac"/>
      <w:pBdr>
        <w:bottom w:val="single" w:sz="4" w:space="0" w:color="auto"/>
      </w:pBdr>
      <w:rPr>
        <w:color w:val="808080"/>
      </w:rPr>
    </w:pPr>
    <w:r>
      <w:rPr>
        <w:rFonts w:ascii="楷体" w:eastAsia="楷体" w:hint="eastAsia"/>
        <w:b/>
        <w:sz w:val="32"/>
        <w:szCs w:val="32"/>
      </w:rPr>
      <w:t>摘</w:t>
    </w:r>
    <w:r>
      <w:rPr>
        <w:rFonts w:ascii="楷体" w:eastAsia="楷体"/>
        <w:b/>
        <w:sz w:val="32"/>
        <w:szCs w:val="32"/>
      </w:rPr>
      <w:t xml:space="preserve"> </w:t>
    </w:r>
    <w:r>
      <w:rPr>
        <w:rFonts w:ascii="楷体" w:eastAsia="楷体" w:hint="eastAsia"/>
        <w:b/>
        <w:sz w:val="32"/>
        <w:szCs w:val="32"/>
      </w:rPr>
      <w:t>要</w:t>
    </w:r>
    <w:r>
      <w:rPr>
        <w:rFonts w:ascii="楷体" w:eastAsia="楷体"/>
        <w:b/>
        <w:sz w:val="32"/>
        <w:szCs w:val="32"/>
      </w:rPr>
      <w:t xml:space="preserve"> </w:t>
    </w:r>
    <w:r>
      <w:rPr>
        <w:rFonts w:ascii="楷体" w:eastAsia="楷体" w:hint="eastAsia"/>
        <w:b/>
        <w:sz w:val="32"/>
        <w:szCs w:val="32"/>
      </w:rPr>
      <w:t>附</w:t>
    </w:r>
    <w:r>
      <w:rPr>
        <w:rFonts w:ascii="楷体" w:eastAsia="楷体"/>
        <w:b/>
        <w:sz w:val="32"/>
        <w:szCs w:val="32"/>
      </w:rPr>
      <w:t xml:space="preserve"> </w:t>
    </w:r>
    <w:r>
      <w:rPr>
        <w:rFonts w:ascii="楷体" w:eastAsia="楷体" w:hint="eastAsia"/>
        <w:b/>
        <w:sz w:val="32"/>
        <w:szCs w:val="32"/>
      </w:rPr>
      <w:t>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0BBC" w14:textId="77777777" w:rsidR="005C37C3" w:rsidRDefault="00000000">
    <w:pPr>
      <w:pStyle w:val="ac"/>
      <w:pBdr>
        <w:bottom w:val="single" w:sz="4" w:space="0" w:color="auto"/>
      </w:pBdr>
      <w:jc w:val="left"/>
      <w:rPr>
        <w:color w:val="808080"/>
      </w:rPr>
    </w:pPr>
    <w:r>
      <w:rPr>
        <w:rFonts w:hint="eastAsia"/>
        <w:color w:val="808080"/>
      </w:rPr>
      <w:t>2026D0071IN</w:t>
    </w:r>
    <w:r>
      <w:rPr>
        <w:color w:val="808080"/>
      </w:rPr>
      <w:tab/>
    </w:r>
  </w:p>
  <w:p w14:paraId="1E7813F9" w14:textId="77777777" w:rsidR="005C37C3" w:rsidRDefault="00000000">
    <w:pPr>
      <w:pStyle w:val="ac"/>
      <w:pBdr>
        <w:bottom w:val="single" w:sz="4" w:space="0" w:color="auto"/>
      </w:pBdr>
      <w:rPr>
        <w:color w:val="808080"/>
      </w:rPr>
    </w:pPr>
    <w:r>
      <w:rPr>
        <w:rFonts w:ascii="楷体" w:eastAsia="楷体" w:hint="eastAsia"/>
        <w:b/>
        <w:sz w:val="32"/>
        <w:szCs w:val="32"/>
      </w:rPr>
      <w:t>权</w:t>
    </w:r>
    <w:r>
      <w:rPr>
        <w:rFonts w:ascii="楷体" w:eastAsia="楷体"/>
        <w:b/>
        <w:sz w:val="32"/>
        <w:szCs w:val="32"/>
      </w:rPr>
      <w:t xml:space="preserve"> </w:t>
    </w:r>
    <w:r>
      <w:rPr>
        <w:rFonts w:ascii="楷体" w:eastAsia="楷体" w:hint="eastAsia"/>
        <w:b/>
        <w:sz w:val="32"/>
        <w:szCs w:val="32"/>
      </w:rPr>
      <w:t>利</w:t>
    </w:r>
    <w:r>
      <w:rPr>
        <w:rFonts w:ascii="楷体" w:eastAsia="楷体"/>
        <w:b/>
        <w:sz w:val="32"/>
        <w:szCs w:val="32"/>
      </w:rPr>
      <w:t xml:space="preserve"> </w:t>
    </w:r>
    <w:r>
      <w:rPr>
        <w:rFonts w:ascii="楷体" w:eastAsia="楷体" w:hint="eastAsia"/>
        <w:b/>
        <w:sz w:val="32"/>
        <w:szCs w:val="32"/>
      </w:rPr>
      <w:t>要</w:t>
    </w:r>
    <w:r>
      <w:rPr>
        <w:rFonts w:ascii="楷体" w:eastAsia="楷体"/>
        <w:b/>
        <w:sz w:val="32"/>
        <w:szCs w:val="32"/>
      </w:rPr>
      <w:t xml:space="preserve"> </w:t>
    </w:r>
    <w:r>
      <w:rPr>
        <w:rFonts w:ascii="楷体" w:eastAsia="楷体" w:hint="eastAsia"/>
        <w:b/>
        <w:sz w:val="32"/>
        <w:szCs w:val="32"/>
      </w:rPr>
      <w:t>求</w:t>
    </w:r>
    <w:r>
      <w:rPr>
        <w:rFonts w:ascii="楷体" w:eastAsia="楷体"/>
        <w:b/>
        <w:sz w:val="32"/>
        <w:szCs w:val="32"/>
      </w:rPr>
      <w:t xml:space="preserve"> </w:t>
    </w:r>
    <w:r>
      <w:rPr>
        <w:rFonts w:ascii="楷体" w:eastAsia="楷体" w:hint="eastAsia"/>
        <w:b/>
        <w:sz w:val="32"/>
        <w:szCs w:val="32"/>
      </w:rPr>
      <w:t>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3294" w14:textId="77777777" w:rsidR="005C37C3" w:rsidRDefault="00000000">
    <w:pPr>
      <w:pStyle w:val="ac"/>
      <w:pBdr>
        <w:bottom w:val="single" w:sz="4" w:space="0" w:color="auto"/>
      </w:pBdr>
      <w:jc w:val="left"/>
      <w:rPr>
        <w:color w:val="808080"/>
      </w:rPr>
    </w:pPr>
    <w:r>
      <w:rPr>
        <w:rFonts w:hint="eastAsia"/>
        <w:color w:val="808080"/>
      </w:rPr>
      <w:t>2026D0071IN</w:t>
    </w:r>
    <w:r>
      <w:rPr>
        <w:color w:val="808080"/>
      </w:rPr>
      <w:tab/>
    </w:r>
  </w:p>
  <w:p w14:paraId="0DAE1F53" w14:textId="77777777" w:rsidR="005C37C3" w:rsidRDefault="00000000">
    <w:pPr>
      <w:pStyle w:val="ac"/>
      <w:pBdr>
        <w:bottom w:val="single" w:sz="4" w:space="0" w:color="auto"/>
      </w:pBdr>
      <w:rPr>
        <w:color w:val="808080"/>
      </w:rPr>
    </w:pPr>
    <w:r>
      <w:rPr>
        <w:rFonts w:ascii="楷体" w:eastAsia="楷体" w:hint="eastAsia"/>
        <w:b/>
        <w:sz w:val="32"/>
        <w:szCs w:val="32"/>
      </w:rPr>
      <w:t>说</w:t>
    </w:r>
    <w:r>
      <w:rPr>
        <w:rFonts w:ascii="楷体" w:eastAsia="楷体"/>
        <w:b/>
        <w:sz w:val="32"/>
        <w:szCs w:val="32"/>
      </w:rPr>
      <w:t xml:space="preserve"> </w:t>
    </w:r>
    <w:r>
      <w:rPr>
        <w:rFonts w:ascii="楷体" w:eastAsia="楷体" w:hint="eastAsia"/>
        <w:b/>
        <w:sz w:val="32"/>
        <w:szCs w:val="32"/>
      </w:rPr>
      <w:t>明</w:t>
    </w:r>
    <w:r>
      <w:rPr>
        <w:rFonts w:ascii="楷体" w:eastAsia="楷体"/>
        <w:b/>
        <w:sz w:val="32"/>
        <w:szCs w:val="32"/>
      </w:rPr>
      <w:t xml:space="preserve"> </w:t>
    </w:r>
    <w:r>
      <w:rPr>
        <w:rFonts w:ascii="楷体" w:eastAsia="楷体" w:hint="eastAsia"/>
        <w:b/>
        <w:sz w:val="32"/>
        <w:szCs w:val="32"/>
      </w:rPr>
      <w:t>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0141" w14:textId="77777777" w:rsidR="005C37C3" w:rsidRDefault="00000000">
    <w:pPr>
      <w:pStyle w:val="ac"/>
      <w:pBdr>
        <w:bottom w:val="single" w:sz="4" w:space="0" w:color="auto"/>
      </w:pBdr>
      <w:jc w:val="left"/>
      <w:rPr>
        <w:color w:val="808080"/>
      </w:rPr>
    </w:pPr>
    <w:r>
      <w:rPr>
        <w:rFonts w:hint="eastAsia"/>
        <w:color w:val="808080"/>
      </w:rPr>
      <w:t>2026D0071IN</w:t>
    </w:r>
    <w:r>
      <w:rPr>
        <w:color w:val="808080"/>
      </w:rPr>
      <w:tab/>
    </w:r>
  </w:p>
  <w:p w14:paraId="3359DA3A" w14:textId="77777777" w:rsidR="005C37C3" w:rsidRDefault="00000000">
    <w:pPr>
      <w:pStyle w:val="ac"/>
      <w:pBdr>
        <w:bottom w:val="single" w:sz="4" w:space="0" w:color="auto"/>
      </w:pBdr>
      <w:tabs>
        <w:tab w:val="left" w:pos="270"/>
        <w:tab w:val="center" w:pos="4974"/>
      </w:tabs>
      <w:rPr>
        <w:color w:val="808080"/>
      </w:rPr>
    </w:pPr>
    <w:r>
      <w:rPr>
        <w:rFonts w:ascii="楷体" w:eastAsia="楷体" w:hint="eastAsia"/>
        <w:b/>
        <w:sz w:val="32"/>
        <w:szCs w:val="32"/>
      </w:rPr>
      <w:t>说</w:t>
    </w:r>
    <w:r>
      <w:rPr>
        <w:rFonts w:ascii="楷体" w:eastAsia="楷体"/>
        <w:b/>
        <w:sz w:val="32"/>
        <w:szCs w:val="32"/>
      </w:rPr>
      <w:t xml:space="preserve"> </w:t>
    </w:r>
    <w:r>
      <w:rPr>
        <w:rFonts w:ascii="楷体" w:eastAsia="楷体" w:hint="eastAsia"/>
        <w:b/>
        <w:sz w:val="32"/>
        <w:szCs w:val="32"/>
      </w:rPr>
      <w:t>明</w:t>
    </w:r>
    <w:r>
      <w:rPr>
        <w:rFonts w:ascii="楷体" w:eastAsia="楷体"/>
        <w:b/>
        <w:sz w:val="32"/>
        <w:szCs w:val="32"/>
      </w:rPr>
      <w:t xml:space="preserve"> </w:t>
    </w:r>
    <w:r>
      <w:rPr>
        <w:rFonts w:ascii="楷体" w:eastAsia="楷体" w:hint="eastAsia"/>
        <w:b/>
        <w:sz w:val="32"/>
        <w:szCs w:val="32"/>
      </w:rPr>
      <w:t>书</w:t>
    </w:r>
    <w:r>
      <w:rPr>
        <w:rFonts w:ascii="楷体" w:eastAsia="楷体"/>
        <w:b/>
        <w:sz w:val="32"/>
        <w:szCs w:val="32"/>
      </w:rPr>
      <w:t xml:space="preserve"> </w:t>
    </w:r>
    <w:r>
      <w:rPr>
        <w:rFonts w:ascii="楷体" w:eastAsia="楷体" w:hint="eastAsia"/>
        <w:b/>
        <w:sz w:val="32"/>
        <w:szCs w:val="32"/>
      </w:rPr>
      <w:t>附</w:t>
    </w:r>
    <w:r>
      <w:rPr>
        <w:rFonts w:ascii="楷体" w:eastAsia="楷体"/>
        <w:b/>
        <w:sz w:val="32"/>
        <w:szCs w:val="32"/>
      </w:rPr>
      <w:t xml:space="preserve"> </w:t>
    </w:r>
    <w:r>
      <w:rPr>
        <w:rFonts w:ascii="楷体" w:eastAsia="楷体" w:hint="eastAsia"/>
        <w:b/>
        <w:sz w:val="32"/>
        <w:szCs w:val="32"/>
      </w:rPr>
      <w:t>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HorizontalSpacing w:val="105"/>
  <w:drawingGridVerticalSpacing w:val="156"/>
  <w:doNotShadeFormData/>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FkNTIxMThlMzczMTVlZGNmZTVjMGY3Y2Q2YjU2NmMifQ=="/>
  </w:docVars>
  <w:rsids>
    <w:rsidRoot w:val="00172A27"/>
    <w:rsid w:val="00000534"/>
    <w:rsid w:val="00000B15"/>
    <w:rsid w:val="00001A55"/>
    <w:rsid w:val="00002484"/>
    <w:rsid w:val="000028EF"/>
    <w:rsid w:val="0000294F"/>
    <w:rsid w:val="0000296C"/>
    <w:rsid w:val="00002EA0"/>
    <w:rsid w:val="00002FB9"/>
    <w:rsid w:val="000030D7"/>
    <w:rsid w:val="00003137"/>
    <w:rsid w:val="000032F2"/>
    <w:rsid w:val="00003427"/>
    <w:rsid w:val="000034AF"/>
    <w:rsid w:val="000040A4"/>
    <w:rsid w:val="00004199"/>
    <w:rsid w:val="000046C6"/>
    <w:rsid w:val="000046D0"/>
    <w:rsid w:val="000055B3"/>
    <w:rsid w:val="00005A31"/>
    <w:rsid w:val="000060AF"/>
    <w:rsid w:val="00006332"/>
    <w:rsid w:val="000065D5"/>
    <w:rsid w:val="000069E4"/>
    <w:rsid w:val="00006B39"/>
    <w:rsid w:val="00006C83"/>
    <w:rsid w:val="00007758"/>
    <w:rsid w:val="00007EA3"/>
    <w:rsid w:val="000107B5"/>
    <w:rsid w:val="00010F43"/>
    <w:rsid w:val="00011CA7"/>
    <w:rsid w:val="00011D82"/>
    <w:rsid w:val="00011F17"/>
    <w:rsid w:val="00012358"/>
    <w:rsid w:val="00012565"/>
    <w:rsid w:val="00012E97"/>
    <w:rsid w:val="00012FFA"/>
    <w:rsid w:val="0001378F"/>
    <w:rsid w:val="0001392F"/>
    <w:rsid w:val="0001444E"/>
    <w:rsid w:val="00014840"/>
    <w:rsid w:val="000158CC"/>
    <w:rsid w:val="00015998"/>
    <w:rsid w:val="00015AD4"/>
    <w:rsid w:val="00015CFA"/>
    <w:rsid w:val="000164FF"/>
    <w:rsid w:val="000168B9"/>
    <w:rsid w:val="0002007F"/>
    <w:rsid w:val="000205C2"/>
    <w:rsid w:val="000205E3"/>
    <w:rsid w:val="000207D0"/>
    <w:rsid w:val="000216CC"/>
    <w:rsid w:val="00021756"/>
    <w:rsid w:val="00021A23"/>
    <w:rsid w:val="00022449"/>
    <w:rsid w:val="00022935"/>
    <w:rsid w:val="00022AC3"/>
    <w:rsid w:val="000232B0"/>
    <w:rsid w:val="00023641"/>
    <w:rsid w:val="000237E2"/>
    <w:rsid w:val="00023968"/>
    <w:rsid w:val="00023EC2"/>
    <w:rsid w:val="00024320"/>
    <w:rsid w:val="000243C0"/>
    <w:rsid w:val="000245FC"/>
    <w:rsid w:val="0002486F"/>
    <w:rsid w:val="000248E5"/>
    <w:rsid w:val="0002493E"/>
    <w:rsid w:val="00024BEC"/>
    <w:rsid w:val="00025625"/>
    <w:rsid w:val="00025AE2"/>
    <w:rsid w:val="00025DEA"/>
    <w:rsid w:val="000265F2"/>
    <w:rsid w:val="0002667A"/>
    <w:rsid w:val="00027008"/>
    <w:rsid w:val="00027610"/>
    <w:rsid w:val="00027B0B"/>
    <w:rsid w:val="00027BF7"/>
    <w:rsid w:val="0003044B"/>
    <w:rsid w:val="000308AA"/>
    <w:rsid w:val="000314C4"/>
    <w:rsid w:val="00031717"/>
    <w:rsid w:val="00031948"/>
    <w:rsid w:val="0003207E"/>
    <w:rsid w:val="00032807"/>
    <w:rsid w:val="00032A89"/>
    <w:rsid w:val="00032C35"/>
    <w:rsid w:val="00032DE1"/>
    <w:rsid w:val="00033244"/>
    <w:rsid w:val="0003344F"/>
    <w:rsid w:val="0003395B"/>
    <w:rsid w:val="00033D31"/>
    <w:rsid w:val="00033E8F"/>
    <w:rsid w:val="0003419B"/>
    <w:rsid w:val="00034738"/>
    <w:rsid w:val="000349DC"/>
    <w:rsid w:val="00034D80"/>
    <w:rsid w:val="00034E1E"/>
    <w:rsid w:val="000354C1"/>
    <w:rsid w:val="00035ABD"/>
    <w:rsid w:val="00036DFD"/>
    <w:rsid w:val="000371FA"/>
    <w:rsid w:val="000373B7"/>
    <w:rsid w:val="0003789C"/>
    <w:rsid w:val="00040623"/>
    <w:rsid w:val="0004062F"/>
    <w:rsid w:val="00040652"/>
    <w:rsid w:val="00041586"/>
    <w:rsid w:val="000415C9"/>
    <w:rsid w:val="000416C6"/>
    <w:rsid w:val="000418E8"/>
    <w:rsid w:val="0004191B"/>
    <w:rsid w:val="00041AF9"/>
    <w:rsid w:val="000422EE"/>
    <w:rsid w:val="00042BC6"/>
    <w:rsid w:val="00042CC7"/>
    <w:rsid w:val="00043818"/>
    <w:rsid w:val="00044647"/>
    <w:rsid w:val="00044A1F"/>
    <w:rsid w:val="00045679"/>
    <w:rsid w:val="000459E5"/>
    <w:rsid w:val="00045D64"/>
    <w:rsid w:val="00047063"/>
    <w:rsid w:val="0004738B"/>
    <w:rsid w:val="00047439"/>
    <w:rsid w:val="000503D1"/>
    <w:rsid w:val="0005077A"/>
    <w:rsid w:val="000509CF"/>
    <w:rsid w:val="00051FEB"/>
    <w:rsid w:val="000523E7"/>
    <w:rsid w:val="00052BB1"/>
    <w:rsid w:val="00053B48"/>
    <w:rsid w:val="00053D89"/>
    <w:rsid w:val="0005446E"/>
    <w:rsid w:val="000545F6"/>
    <w:rsid w:val="00054683"/>
    <w:rsid w:val="00054809"/>
    <w:rsid w:val="00054875"/>
    <w:rsid w:val="00054907"/>
    <w:rsid w:val="00055B00"/>
    <w:rsid w:val="00056065"/>
    <w:rsid w:val="0005662B"/>
    <w:rsid w:val="00056F25"/>
    <w:rsid w:val="00057234"/>
    <w:rsid w:val="0005752B"/>
    <w:rsid w:val="00057560"/>
    <w:rsid w:val="00057CB4"/>
    <w:rsid w:val="0006019D"/>
    <w:rsid w:val="000604AE"/>
    <w:rsid w:val="0006078A"/>
    <w:rsid w:val="00060920"/>
    <w:rsid w:val="00060CC0"/>
    <w:rsid w:val="00060E87"/>
    <w:rsid w:val="00061302"/>
    <w:rsid w:val="000615DB"/>
    <w:rsid w:val="000620DE"/>
    <w:rsid w:val="00062136"/>
    <w:rsid w:val="00062343"/>
    <w:rsid w:val="00063025"/>
    <w:rsid w:val="0006407E"/>
    <w:rsid w:val="0006408E"/>
    <w:rsid w:val="00064474"/>
    <w:rsid w:val="00064757"/>
    <w:rsid w:val="00064AB4"/>
    <w:rsid w:val="00064B96"/>
    <w:rsid w:val="00064E0B"/>
    <w:rsid w:val="000658E5"/>
    <w:rsid w:val="000659C2"/>
    <w:rsid w:val="000659F4"/>
    <w:rsid w:val="00065C78"/>
    <w:rsid w:val="00065D5C"/>
    <w:rsid w:val="00065FF4"/>
    <w:rsid w:val="0006696D"/>
    <w:rsid w:val="00066A0A"/>
    <w:rsid w:val="000670B0"/>
    <w:rsid w:val="00067332"/>
    <w:rsid w:val="00067A3F"/>
    <w:rsid w:val="00067FBE"/>
    <w:rsid w:val="00070A90"/>
    <w:rsid w:val="00070E5E"/>
    <w:rsid w:val="0007143E"/>
    <w:rsid w:val="00071495"/>
    <w:rsid w:val="000719BD"/>
    <w:rsid w:val="00071E9B"/>
    <w:rsid w:val="0007273B"/>
    <w:rsid w:val="00072E38"/>
    <w:rsid w:val="00072EE0"/>
    <w:rsid w:val="00073363"/>
    <w:rsid w:val="00073870"/>
    <w:rsid w:val="0007389F"/>
    <w:rsid w:val="000742BE"/>
    <w:rsid w:val="00074332"/>
    <w:rsid w:val="000748BF"/>
    <w:rsid w:val="00074AF3"/>
    <w:rsid w:val="00074F93"/>
    <w:rsid w:val="000754F2"/>
    <w:rsid w:val="000756C4"/>
    <w:rsid w:val="00075D5F"/>
    <w:rsid w:val="00075D75"/>
    <w:rsid w:val="00076268"/>
    <w:rsid w:val="00076C82"/>
    <w:rsid w:val="000776DD"/>
    <w:rsid w:val="00077B62"/>
    <w:rsid w:val="00077D68"/>
    <w:rsid w:val="00080205"/>
    <w:rsid w:val="000805FC"/>
    <w:rsid w:val="000807E6"/>
    <w:rsid w:val="000808C5"/>
    <w:rsid w:val="000814D4"/>
    <w:rsid w:val="000817B1"/>
    <w:rsid w:val="00081B1E"/>
    <w:rsid w:val="00081B35"/>
    <w:rsid w:val="0008237A"/>
    <w:rsid w:val="0008244C"/>
    <w:rsid w:val="00082598"/>
    <w:rsid w:val="000830C5"/>
    <w:rsid w:val="00083183"/>
    <w:rsid w:val="000839BF"/>
    <w:rsid w:val="00083EB2"/>
    <w:rsid w:val="00086B42"/>
    <w:rsid w:val="00087444"/>
    <w:rsid w:val="000901FC"/>
    <w:rsid w:val="00090C2B"/>
    <w:rsid w:val="00090F31"/>
    <w:rsid w:val="00091C54"/>
    <w:rsid w:val="000927E2"/>
    <w:rsid w:val="00092A22"/>
    <w:rsid w:val="000930D5"/>
    <w:rsid w:val="000934F4"/>
    <w:rsid w:val="00093990"/>
    <w:rsid w:val="00093D49"/>
    <w:rsid w:val="00094085"/>
    <w:rsid w:val="000940E3"/>
    <w:rsid w:val="00094A37"/>
    <w:rsid w:val="00094AE0"/>
    <w:rsid w:val="0009519C"/>
    <w:rsid w:val="000957FB"/>
    <w:rsid w:val="00097090"/>
    <w:rsid w:val="00097E4D"/>
    <w:rsid w:val="000A0078"/>
    <w:rsid w:val="000A05BB"/>
    <w:rsid w:val="000A09E1"/>
    <w:rsid w:val="000A1377"/>
    <w:rsid w:val="000A1BF7"/>
    <w:rsid w:val="000A276E"/>
    <w:rsid w:val="000A2935"/>
    <w:rsid w:val="000A2A19"/>
    <w:rsid w:val="000A2EA4"/>
    <w:rsid w:val="000A3130"/>
    <w:rsid w:val="000A469F"/>
    <w:rsid w:val="000A47D4"/>
    <w:rsid w:val="000A5029"/>
    <w:rsid w:val="000A58E2"/>
    <w:rsid w:val="000A5DD5"/>
    <w:rsid w:val="000A60A7"/>
    <w:rsid w:val="000A68E5"/>
    <w:rsid w:val="000A69A9"/>
    <w:rsid w:val="000A6B7F"/>
    <w:rsid w:val="000A6E81"/>
    <w:rsid w:val="000A6ED1"/>
    <w:rsid w:val="000B07D7"/>
    <w:rsid w:val="000B1387"/>
    <w:rsid w:val="000B15AC"/>
    <w:rsid w:val="000B190C"/>
    <w:rsid w:val="000B1F69"/>
    <w:rsid w:val="000B2BB6"/>
    <w:rsid w:val="000B2BE7"/>
    <w:rsid w:val="000B2E73"/>
    <w:rsid w:val="000B2F31"/>
    <w:rsid w:val="000B320B"/>
    <w:rsid w:val="000B325A"/>
    <w:rsid w:val="000B378F"/>
    <w:rsid w:val="000B4112"/>
    <w:rsid w:val="000B42EC"/>
    <w:rsid w:val="000B448D"/>
    <w:rsid w:val="000B4820"/>
    <w:rsid w:val="000B4CB8"/>
    <w:rsid w:val="000B594A"/>
    <w:rsid w:val="000B5DC8"/>
    <w:rsid w:val="000B60CC"/>
    <w:rsid w:val="000B6A79"/>
    <w:rsid w:val="000B6D3A"/>
    <w:rsid w:val="000B6DE5"/>
    <w:rsid w:val="000B6ECB"/>
    <w:rsid w:val="000B781E"/>
    <w:rsid w:val="000B7A6F"/>
    <w:rsid w:val="000B7B2D"/>
    <w:rsid w:val="000B7C6C"/>
    <w:rsid w:val="000B7EC2"/>
    <w:rsid w:val="000C03BC"/>
    <w:rsid w:val="000C0955"/>
    <w:rsid w:val="000C1E69"/>
    <w:rsid w:val="000C2A46"/>
    <w:rsid w:val="000C39A6"/>
    <w:rsid w:val="000C3AD5"/>
    <w:rsid w:val="000C3EBD"/>
    <w:rsid w:val="000C4640"/>
    <w:rsid w:val="000C4865"/>
    <w:rsid w:val="000C50F6"/>
    <w:rsid w:val="000C5720"/>
    <w:rsid w:val="000C5D52"/>
    <w:rsid w:val="000C6471"/>
    <w:rsid w:val="000C651A"/>
    <w:rsid w:val="000C6633"/>
    <w:rsid w:val="000C674A"/>
    <w:rsid w:val="000C69D4"/>
    <w:rsid w:val="000C75AD"/>
    <w:rsid w:val="000D001F"/>
    <w:rsid w:val="000D0513"/>
    <w:rsid w:val="000D072B"/>
    <w:rsid w:val="000D131D"/>
    <w:rsid w:val="000D1CCF"/>
    <w:rsid w:val="000D4008"/>
    <w:rsid w:val="000D485D"/>
    <w:rsid w:val="000D49DC"/>
    <w:rsid w:val="000D5A2E"/>
    <w:rsid w:val="000D5C16"/>
    <w:rsid w:val="000D62C0"/>
    <w:rsid w:val="000D62D9"/>
    <w:rsid w:val="000D69A6"/>
    <w:rsid w:val="000D7031"/>
    <w:rsid w:val="000D75A1"/>
    <w:rsid w:val="000D7A37"/>
    <w:rsid w:val="000E015F"/>
    <w:rsid w:val="000E0922"/>
    <w:rsid w:val="000E1135"/>
    <w:rsid w:val="000E1292"/>
    <w:rsid w:val="000E1801"/>
    <w:rsid w:val="000E1B0A"/>
    <w:rsid w:val="000E1CE5"/>
    <w:rsid w:val="000E20C3"/>
    <w:rsid w:val="000E2DF6"/>
    <w:rsid w:val="000E3072"/>
    <w:rsid w:val="000E3BA1"/>
    <w:rsid w:val="000E3F3D"/>
    <w:rsid w:val="000E47E4"/>
    <w:rsid w:val="000E4856"/>
    <w:rsid w:val="000E4DCC"/>
    <w:rsid w:val="000E50AD"/>
    <w:rsid w:val="000E542D"/>
    <w:rsid w:val="000E5FA5"/>
    <w:rsid w:val="000E6254"/>
    <w:rsid w:val="000E6807"/>
    <w:rsid w:val="000E6918"/>
    <w:rsid w:val="000E6CBF"/>
    <w:rsid w:val="000E78F7"/>
    <w:rsid w:val="000E7D80"/>
    <w:rsid w:val="000E7FF2"/>
    <w:rsid w:val="000F078A"/>
    <w:rsid w:val="000F07B7"/>
    <w:rsid w:val="000F0BB8"/>
    <w:rsid w:val="000F1959"/>
    <w:rsid w:val="000F19BD"/>
    <w:rsid w:val="000F1F8D"/>
    <w:rsid w:val="000F2464"/>
    <w:rsid w:val="000F30D1"/>
    <w:rsid w:val="000F3ED0"/>
    <w:rsid w:val="000F4BAA"/>
    <w:rsid w:val="000F4CCE"/>
    <w:rsid w:val="000F4F53"/>
    <w:rsid w:val="000F5291"/>
    <w:rsid w:val="000F5309"/>
    <w:rsid w:val="000F597D"/>
    <w:rsid w:val="000F62A0"/>
    <w:rsid w:val="000F6F43"/>
    <w:rsid w:val="000F763B"/>
    <w:rsid w:val="000F7E10"/>
    <w:rsid w:val="000F7E9A"/>
    <w:rsid w:val="001009AE"/>
    <w:rsid w:val="00100AFB"/>
    <w:rsid w:val="00100B06"/>
    <w:rsid w:val="00100DB8"/>
    <w:rsid w:val="0010142A"/>
    <w:rsid w:val="001014A2"/>
    <w:rsid w:val="00101C66"/>
    <w:rsid w:val="00101FE9"/>
    <w:rsid w:val="0010203C"/>
    <w:rsid w:val="00102729"/>
    <w:rsid w:val="001029FD"/>
    <w:rsid w:val="0010304F"/>
    <w:rsid w:val="001032F1"/>
    <w:rsid w:val="00103901"/>
    <w:rsid w:val="00103F4F"/>
    <w:rsid w:val="00104029"/>
    <w:rsid w:val="001044F4"/>
    <w:rsid w:val="0010466D"/>
    <w:rsid w:val="001048C5"/>
    <w:rsid w:val="00104AE0"/>
    <w:rsid w:val="00104B24"/>
    <w:rsid w:val="00104E21"/>
    <w:rsid w:val="00104E96"/>
    <w:rsid w:val="0010522E"/>
    <w:rsid w:val="0010589D"/>
    <w:rsid w:val="00106041"/>
    <w:rsid w:val="0010650D"/>
    <w:rsid w:val="00106935"/>
    <w:rsid w:val="00106A1C"/>
    <w:rsid w:val="00106B77"/>
    <w:rsid w:val="00106FCA"/>
    <w:rsid w:val="00107178"/>
    <w:rsid w:val="001074EB"/>
    <w:rsid w:val="00107999"/>
    <w:rsid w:val="00107D1B"/>
    <w:rsid w:val="00107DE9"/>
    <w:rsid w:val="00107E91"/>
    <w:rsid w:val="001101B2"/>
    <w:rsid w:val="0011069F"/>
    <w:rsid w:val="00110EDF"/>
    <w:rsid w:val="00110F0D"/>
    <w:rsid w:val="00110F9A"/>
    <w:rsid w:val="0011198F"/>
    <w:rsid w:val="00111BB3"/>
    <w:rsid w:val="00111C19"/>
    <w:rsid w:val="00111D05"/>
    <w:rsid w:val="00112853"/>
    <w:rsid w:val="001128B6"/>
    <w:rsid w:val="00113530"/>
    <w:rsid w:val="001137BF"/>
    <w:rsid w:val="001137F8"/>
    <w:rsid w:val="001139EE"/>
    <w:rsid w:val="00113BE7"/>
    <w:rsid w:val="001147F5"/>
    <w:rsid w:val="00114C86"/>
    <w:rsid w:val="00114EAB"/>
    <w:rsid w:val="00114F1E"/>
    <w:rsid w:val="00115384"/>
    <w:rsid w:val="001154AB"/>
    <w:rsid w:val="00115782"/>
    <w:rsid w:val="00115CDF"/>
    <w:rsid w:val="0011620B"/>
    <w:rsid w:val="00116EDE"/>
    <w:rsid w:val="00120011"/>
    <w:rsid w:val="001202F7"/>
    <w:rsid w:val="00120317"/>
    <w:rsid w:val="001206E0"/>
    <w:rsid w:val="00120C4B"/>
    <w:rsid w:val="00120F88"/>
    <w:rsid w:val="0012101F"/>
    <w:rsid w:val="00121B48"/>
    <w:rsid w:val="00121B7A"/>
    <w:rsid w:val="00121F63"/>
    <w:rsid w:val="0012211E"/>
    <w:rsid w:val="0012235B"/>
    <w:rsid w:val="0012274E"/>
    <w:rsid w:val="00122C6B"/>
    <w:rsid w:val="00123095"/>
    <w:rsid w:val="0012350B"/>
    <w:rsid w:val="00123A2A"/>
    <w:rsid w:val="0012416A"/>
    <w:rsid w:val="00124527"/>
    <w:rsid w:val="001245B6"/>
    <w:rsid w:val="00124D74"/>
    <w:rsid w:val="001250BC"/>
    <w:rsid w:val="001257A9"/>
    <w:rsid w:val="0012673F"/>
    <w:rsid w:val="00126B49"/>
    <w:rsid w:val="00126B61"/>
    <w:rsid w:val="00127094"/>
    <w:rsid w:val="00130156"/>
    <w:rsid w:val="001302E7"/>
    <w:rsid w:val="001303EF"/>
    <w:rsid w:val="0013063C"/>
    <w:rsid w:val="001308EC"/>
    <w:rsid w:val="00130DF0"/>
    <w:rsid w:val="001318EF"/>
    <w:rsid w:val="00131A91"/>
    <w:rsid w:val="00132047"/>
    <w:rsid w:val="00132826"/>
    <w:rsid w:val="00132A5E"/>
    <w:rsid w:val="00132B3D"/>
    <w:rsid w:val="001332D5"/>
    <w:rsid w:val="00133531"/>
    <w:rsid w:val="00133A06"/>
    <w:rsid w:val="00133B36"/>
    <w:rsid w:val="00133B8F"/>
    <w:rsid w:val="00134352"/>
    <w:rsid w:val="001344A4"/>
    <w:rsid w:val="00134614"/>
    <w:rsid w:val="00134693"/>
    <w:rsid w:val="00134FA2"/>
    <w:rsid w:val="001359B7"/>
    <w:rsid w:val="00135EA3"/>
    <w:rsid w:val="00136C7D"/>
    <w:rsid w:val="00136D01"/>
    <w:rsid w:val="00137081"/>
    <w:rsid w:val="00137290"/>
    <w:rsid w:val="0013755A"/>
    <w:rsid w:val="001378F7"/>
    <w:rsid w:val="001400EA"/>
    <w:rsid w:val="00141CBC"/>
    <w:rsid w:val="00141D55"/>
    <w:rsid w:val="0014254D"/>
    <w:rsid w:val="0014255D"/>
    <w:rsid w:val="0014290C"/>
    <w:rsid w:val="00142CF2"/>
    <w:rsid w:val="00143BA1"/>
    <w:rsid w:val="00143D2D"/>
    <w:rsid w:val="001448DB"/>
    <w:rsid w:val="0014492F"/>
    <w:rsid w:val="00146143"/>
    <w:rsid w:val="00146631"/>
    <w:rsid w:val="00147510"/>
    <w:rsid w:val="00147D70"/>
    <w:rsid w:val="00150350"/>
    <w:rsid w:val="00151400"/>
    <w:rsid w:val="00151D59"/>
    <w:rsid w:val="0015244C"/>
    <w:rsid w:val="0015251B"/>
    <w:rsid w:val="0015258A"/>
    <w:rsid w:val="001526A8"/>
    <w:rsid w:val="00154619"/>
    <w:rsid w:val="00155D32"/>
    <w:rsid w:val="001571E0"/>
    <w:rsid w:val="00157D96"/>
    <w:rsid w:val="001602B6"/>
    <w:rsid w:val="0016064D"/>
    <w:rsid w:val="00160DD3"/>
    <w:rsid w:val="0016105A"/>
    <w:rsid w:val="00161B7A"/>
    <w:rsid w:val="00161E50"/>
    <w:rsid w:val="00161F6D"/>
    <w:rsid w:val="00162C00"/>
    <w:rsid w:val="001631D9"/>
    <w:rsid w:val="00164478"/>
    <w:rsid w:val="0016459E"/>
    <w:rsid w:val="001645E1"/>
    <w:rsid w:val="00164D3F"/>
    <w:rsid w:val="00165225"/>
    <w:rsid w:val="001653BF"/>
    <w:rsid w:val="00165E78"/>
    <w:rsid w:val="001664A5"/>
    <w:rsid w:val="00166DF1"/>
    <w:rsid w:val="00166FB6"/>
    <w:rsid w:val="001675A4"/>
    <w:rsid w:val="00167800"/>
    <w:rsid w:val="00167C71"/>
    <w:rsid w:val="00167F01"/>
    <w:rsid w:val="00167F6C"/>
    <w:rsid w:val="00170217"/>
    <w:rsid w:val="001703BD"/>
    <w:rsid w:val="00170F20"/>
    <w:rsid w:val="001725D2"/>
    <w:rsid w:val="00172A27"/>
    <w:rsid w:val="00172EB0"/>
    <w:rsid w:val="00173707"/>
    <w:rsid w:val="0017388E"/>
    <w:rsid w:val="0017395B"/>
    <w:rsid w:val="00173FF0"/>
    <w:rsid w:val="001748E2"/>
    <w:rsid w:val="00175223"/>
    <w:rsid w:val="001753E0"/>
    <w:rsid w:val="00175757"/>
    <w:rsid w:val="00175C27"/>
    <w:rsid w:val="00176A60"/>
    <w:rsid w:val="00176E1D"/>
    <w:rsid w:val="0017703B"/>
    <w:rsid w:val="00177237"/>
    <w:rsid w:val="001776AA"/>
    <w:rsid w:val="00177831"/>
    <w:rsid w:val="00177A82"/>
    <w:rsid w:val="00177B50"/>
    <w:rsid w:val="00180267"/>
    <w:rsid w:val="0018056C"/>
    <w:rsid w:val="001806F8"/>
    <w:rsid w:val="00180A33"/>
    <w:rsid w:val="00180B36"/>
    <w:rsid w:val="00180CC6"/>
    <w:rsid w:val="00181303"/>
    <w:rsid w:val="001817BF"/>
    <w:rsid w:val="00181D0E"/>
    <w:rsid w:val="001826A7"/>
    <w:rsid w:val="00182783"/>
    <w:rsid w:val="001831B2"/>
    <w:rsid w:val="00183463"/>
    <w:rsid w:val="001837D9"/>
    <w:rsid w:val="001838F3"/>
    <w:rsid w:val="00183BEE"/>
    <w:rsid w:val="00183D72"/>
    <w:rsid w:val="00183E75"/>
    <w:rsid w:val="00184084"/>
    <w:rsid w:val="001848D8"/>
    <w:rsid w:val="001859DC"/>
    <w:rsid w:val="00185A01"/>
    <w:rsid w:val="0018690E"/>
    <w:rsid w:val="00186CC5"/>
    <w:rsid w:val="00187623"/>
    <w:rsid w:val="00187646"/>
    <w:rsid w:val="00187A30"/>
    <w:rsid w:val="00187DC1"/>
    <w:rsid w:val="00190058"/>
    <w:rsid w:val="0019071D"/>
    <w:rsid w:val="00190BC9"/>
    <w:rsid w:val="001925C4"/>
    <w:rsid w:val="00192B01"/>
    <w:rsid w:val="00192DB9"/>
    <w:rsid w:val="00192DBA"/>
    <w:rsid w:val="00192DDC"/>
    <w:rsid w:val="00193210"/>
    <w:rsid w:val="00193244"/>
    <w:rsid w:val="001932C4"/>
    <w:rsid w:val="00193307"/>
    <w:rsid w:val="00193449"/>
    <w:rsid w:val="00193859"/>
    <w:rsid w:val="0019389C"/>
    <w:rsid w:val="001938B1"/>
    <w:rsid w:val="00193F52"/>
    <w:rsid w:val="00194608"/>
    <w:rsid w:val="00195BE5"/>
    <w:rsid w:val="00196ECA"/>
    <w:rsid w:val="00197567"/>
    <w:rsid w:val="001977C0"/>
    <w:rsid w:val="00197B58"/>
    <w:rsid w:val="001A1913"/>
    <w:rsid w:val="001A194C"/>
    <w:rsid w:val="001A197B"/>
    <w:rsid w:val="001A1AD5"/>
    <w:rsid w:val="001A250A"/>
    <w:rsid w:val="001A25E0"/>
    <w:rsid w:val="001A2BA0"/>
    <w:rsid w:val="001A2DF1"/>
    <w:rsid w:val="001A45A5"/>
    <w:rsid w:val="001A4C2A"/>
    <w:rsid w:val="001A4EC1"/>
    <w:rsid w:val="001A4F1B"/>
    <w:rsid w:val="001A5AD1"/>
    <w:rsid w:val="001A5C6F"/>
    <w:rsid w:val="001A5D9E"/>
    <w:rsid w:val="001A647E"/>
    <w:rsid w:val="001A65C7"/>
    <w:rsid w:val="001A6D73"/>
    <w:rsid w:val="001A6FE3"/>
    <w:rsid w:val="001A7299"/>
    <w:rsid w:val="001A72C6"/>
    <w:rsid w:val="001A7483"/>
    <w:rsid w:val="001A7BA0"/>
    <w:rsid w:val="001B019D"/>
    <w:rsid w:val="001B06E3"/>
    <w:rsid w:val="001B0712"/>
    <w:rsid w:val="001B0996"/>
    <w:rsid w:val="001B203C"/>
    <w:rsid w:val="001B2520"/>
    <w:rsid w:val="001B25D3"/>
    <w:rsid w:val="001B286E"/>
    <w:rsid w:val="001B2DBB"/>
    <w:rsid w:val="001B3492"/>
    <w:rsid w:val="001B3AFB"/>
    <w:rsid w:val="001B3FF3"/>
    <w:rsid w:val="001B43D3"/>
    <w:rsid w:val="001B519E"/>
    <w:rsid w:val="001B5313"/>
    <w:rsid w:val="001B5754"/>
    <w:rsid w:val="001B5DDA"/>
    <w:rsid w:val="001B5F86"/>
    <w:rsid w:val="001B6291"/>
    <w:rsid w:val="001B6307"/>
    <w:rsid w:val="001B6372"/>
    <w:rsid w:val="001B6E4E"/>
    <w:rsid w:val="001B6F2D"/>
    <w:rsid w:val="001B6F47"/>
    <w:rsid w:val="001B6FB6"/>
    <w:rsid w:val="001B7465"/>
    <w:rsid w:val="001B76CB"/>
    <w:rsid w:val="001B7929"/>
    <w:rsid w:val="001B7A1E"/>
    <w:rsid w:val="001B7BB4"/>
    <w:rsid w:val="001C069E"/>
    <w:rsid w:val="001C07F9"/>
    <w:rsid w:val="001C1833"/>
    <w:rsid w:val="001C1D80"/>
    <w:rsid w:val="001C2CE9"/>
    <w:rsid w:val="001C32ED"/>
    <w:rsid w:val="001C36C1"/>
    <w:rsid w:val="001C38C2"/>
    <w:rsid w:val="001C41CC"/>
    <w:rsid w:val="001C4571"/>
    <w:rsid w:val="001C4A4F"/>
    <w:rsid w:val="001C507E"/>
    <w:rsid w:val="001C50BA"/>
    <w:rsid w:val="001C516A"/>
    <w:rsid w:val="001C5C1C"/>
    <w:rsid w:val="001C7458"/>
    <w:rsid w:val="001C7A87"/>
    <w:rsid w:val="001C7F7F"/>
    <w:rsid w:val="001D0F5D"/>
    <w:rsid w:val="001D15CB"/>
    <w:rsid w:val="001D1F69"/>
    <w:rsid w:val="001D2118"/>
    <w:rsid w:val="001D285C"/>
    <w:rsid w:val="001D2B1E"/>
    <w:rsid w:val="001D372E"/>
    <w:rsid w:val="001D3925"/>
    <w:rsid w:val="001D43AA"/>
    <w:rsid w:val="001D4779"/>
    <w:rsid w:val="001D5078"/>
    <w:rsid w:val="001D5802"/>
    <w:rsid w:val="001D6BBF"/>
    <w:rsid w:val="001D6F83"/>
    <w:rsid w:val="001D70E1"/>
    <w:rsid w:val="001D745B"/>
    <w:rsid w:val="001D7733"/>
    <w:rsid w:val="001D7A31"/>
    <w:rsid w:val="001D7F7E"/>
    <w:rsid w:val="001E0466"/>
    <w:rsid w:val="001E11C5"/>
    <w:rsid w:val="001E1A85"/>
    <w:rsid w:val="001E2A71"/>
    <w:rsid w:val="001E2AEF"/>
    <w:rsid w:val="001E2FD8"/>
    <w:rsid w:val="001E31FD"/>
    <w:rsid w:val="001E3705"/>
    <w:rsid w:val="001E3801"/>
    <w:rsid w:val="001E3D8D"/>
    <w:rsid w:val="001E401D"/>
    <w:rsid w:val="001E4A6F"/>
    <w:rsid w:val="001E4E99"/>
    <w:rsid w:val="001E5E6B"/>
    <w:rsid w:val="001E5F5D"/>
    <w:rsid w:val="001E6574"/>
    <w:rsid w:val="001E7683"/>
    <w:rsid w:val="001E79B5"/>
    <w:rsid w:val="001F033D"/>
    <w:rsid w:val="001F04D9"/>
    <w:rsid w:val="001F0CF7"/>
    <w:rsid w:val="001F10AA"/>
    <w:rsid w:val="001F11A1"/>
    <w:rsid w:val="001F17C7"/>
    <w:rsid w:val="001F1CE7"/>
    <w:rsid w:val="001F20E5"/>
    <w:rsid w:val="001F24A1"/>
    <w:rsid w:val="001F31FF"/>
    <w:rsid w:val="001F32BB"/>
    <w:rsid w:val="001F3C00"/>
    <w:rsid w:val="001F4557"/>
    <w:rsid w:val="001F45F3"/>
    <w:rsid w:val="001F4A22"/>
    <w:rsid w:val="001F4AFD"/>
    <w:rsid w:val="001F5255"/>
    <w:rsid w:val="001F541C"/>
    <w:rsid w:val="001F648C"/>
    <w:rsid w:val="001F6640"/>
    <w:rsid w:val="001F666C"/>
    <w:rsid w:val="001F669B"/>
    <w:rsid w:val="001F6735"/>
    <w:rsid w:val="001F70EC"/>
    <w:rsid w:val="001F71F5"/>
    <w:rsid w:val="001F7747"/>
    <w:rsid w:val="001F77F0"/>
    <w:rsid w:val="00200A70"/>
    <w:rsid w:val="00200BFA"/>
    <w:rsid w:val="00201111"/>
    <w:rsid w:val="00201B84"/>
    <w:rsid w:val="00201CC4"/>
    <w:rsid w:val="00201CEB"/>
    <w:rsid w:val="00202CDF"/>
    <w:rsid w:val="00202EB7"/>
    <w:rsid w:val="00203BAC"/>
    <w:rsid w:val="002050DF"/>
    <w:rsid w:val="00205449"/>
    <w:rsid w:val="0020559D"/>
    <w:rsid w:val="00205DFC"/>
    <w:rsid w:val="00206797"/>
    <w:rsid w:val="00206B0F"/>
    <w:rsid w:val="00206B50"/>
    <w:rsid w:val="00206BE1"/>
    <w:rsid w:val="00206F3A"/>
    <w:rsid w:val="0020784A"/>
    <w:rsid w:val="00207EF4"/>
    <w:rsid w:val="0021010B"/>
    <w:rsid w:val="00210351"/>
    <w:rsid w:val="0021053C"/>
    <w:rsid w:val="00210A07"/>
    <w:rsid w:val="00211025"/>
    <w:rsid w:val="002112A7"/>
    <w:rsid w:val="00211B31"/>
    <w:rsid w:val="00211D2A"/>
    <w:rsid w:val="00211E4F"/>
    <w:rsid w:val="00212601"/>
    <w:rsid w:val="00212B93"/>
    <w:rsid w:val="00213305"/>
    <w:rsid w:val="002135BB"/>
    <w:rsid w:val="0021424D"/>
    <w:rsid w:val="00214DA1"/>
    <w:rsid w:val="00214DB9"/>
    <w:rsid w:val="00215228"/>
    <w:rsid w:val="0021568D"/>
    <w:rsid w:val="00216791"/>
    <w:rsid w:val="00216ACA"/>
    <w:rsid w:val="00217FCC"/>
    <w:rsid w:val="0022013E"/>
    <w:rsid w:val="0022049F"/>
    <w:rsid w:val="00220F3F"/>
    <w:rsid w:val="00221ABA"/>
    <w:rsid w:val="00221D34"/>
    <w:rsid w:val="00221ED8"/>
    <w:rsid w:val="002220ED"/>
    <w:rsid w:val="0022254B"/>
    <w:rsid w:val="00222CFD"/>
    <w:rsid w:val="00222E77"/>
    <w:rsid w:val="00223406"/>
    <w:rsid w:val="0022363B"/>
    <w:rsid w:val="00223E2F"/>
    <w:rsid w:val="00224193"/>
    <w:rsid w:val="002246C8"/>
    <w:rsid w:val="002248C0"/>
    <w:rsid w:val="00224E46"/>
    <w:rsid w:val="002251EE"/>
    <w:rsid w:val="00225477"/>
    <w:rsid w:val="00225525"/>
    <w:rsid w:val="00225EA1"/>
    <w:rsid w:val="0022620E"/>
    <w:rsid w:val="00226319"/>
    <w:rsid w:val="002269DE"/>
    <w:rsid w:val="00226CB6"/>
    <w:rsid w:val="002304A4"/>
    <w:rsid w:val="00230E4C"/>
    <w:rsid w:val="00231AC1"/>
    <w:rsid w:val="00232097"/>
    <w:rsid w:val="0023232E"/>
    <w:rsid w:val="002327F1"/>
    <w:rsid w:val="002330A9"/>
    <w:rsid w:val="00233261"/>
    <w:rsid w:val="00233CF6"/>
    <w:rsid w:val="00234C6C"/>
    <w:rsid w:val="00235C95"/>
    <w:rsid w:val="00236199"/>
    <w:rsid w:val="00236BC5"/>
    <w:rsid w:val="00237C42"/>
    <w:rsid w:val="00237F65"/>
    <w:rsid w:val="002401DF"/>
    <w:rsid w:val="00240732"/>
    <w:rsid w:val="0024094F"/>
    <w:rsid w:val="00240F74"/>
    <w:rsid w:val="00240F95"/>
    <w:rsid w:val="002414E7"/>
    <w:rsid w:val="00241A32"/>
    <w:rsid w:val="00241A88"/>
    <w:rsid w:val="00242447"/>
    <w:rsid w:val="002435D4"/>
    <w:rsid w:val="0024395F"/>
    <w:rsid w:val="002442C3"/>
    <w:rsid w:val="00244B48"/>
    <w:rsid w:val="002450AE"/>
    <w:rsid w:val="00245203"/>
    <w:rsid w:val="00245A82"/>
    <w:rsid w:val="002460BC"/>
    <w:rsid w:val="0024666E"/>
    <w:rsid w:val="00246D5C"/>
    <w:rsid w:val="00247225"/>
    <w:rsid w:val="00247799"/>
    <w:rsid w:val="00247B49"/>
    <w:rsid w:val="00250829"/>
    <w:rsid w:val="0025099F"/>
    <w:rsid w:val="00250B36"/>
    <w:rsid w:val="00250C11"/>
    <w:rsid w:val="002511D8"/>
    <w:rsid w:val="002512AA"/>
    <w:rsid w:val="00251758"/>
    <w:rsid w:val="002518C9"/>
    <w:rsid w:val="00251933"/>
    <w:rsid w:val="00251D6A"/>
    <w:rsid w:val="00251EDE"/>
    <w:rsid w:val="00252628"/>
    <w:rsid w:val="00252D84"/>
    <w:rsid w:val="00252F4B"/>
    <w:rsid w:val="00253341"/>
    <w:rsid w:val="00253385"/>
    <w:rsid w:val="00253746"/>
    <w:rsid w:val="0025378B"/>
    <w:rsid w:val="00253961"/>
    <w:rsid w:val="00253BA0"/>
    <w:rsid w:val="0025447D"/>
    <w:rsid w:val="00254CB5"/>
    <w:rsid w:val="00254CBA"/>
    <w:rsid w:val="00254E30"/>
    <w:rsid w:val="0025510C"/>
    <w:rsid w:val="0025554C"/>
    <w:rsid w:val="002555A0"/>
    <w:rsid w:val="002557E9"/>
    <w:rsid w:val="00255830"/>
    <w:rsid w:val="00256576"/>
    <w:rsid w:val="0025688E"/>
    <w:rsid w:val="002570D2"/>
    <w:rsid w:val="002575D1"/>
    <w:rsid w:val="002576E0"/>
    <w:rsid w:val="00257816"/>
    <w:rsid w:val="0026021D"/>
    <w:rsid w:val="00260B20"/>
    <w:rsid w:val="0026161D"/>
    <w:rsid w:val="002619A7"/>
    <w:rsid w:val="002620A6"/>
    <w:rsid w:val="00262664"/>
    <w:rsid w:val="00262C30"/>
    <w:rsid w:val="00262D4C"/>
    <w:rsid w:val="00262FB0"/>
    <w:rsid w:val="0026394B"/>
    <w:rsid w:val="00263C20"/>
    <w:rsid w:val="0026416A"/>
    <w:rsid w:val="002642C0"/>
    <w:rsid w:val="00264821"/>
    <w:rsid w:val="002650DD"/>
    <w:rsid w:val="00265477"/>
    <w:rsid w:val="00265563"/>
    <w:rsid w:val="00265988"/>
    <w:rsid w:val="00265D05"/>
    <w:rsid w:val="00266060"/>
    <w:rsid w:val="002660A1"/>
    <w:rsid w:val="002660A8"/>
    <w:rsid w:val="00266B28"/>
    <w:rsid w:val="00267101"/>
    <w:rsid w:val="00267483"/>
    <w:rsid w:val="002679FC"/>
    <w:rsid w:val="00267E3F"/>
    <w:rsid w:val="0027047A"/>
    <w:rsid w:val="00270708"/>
    <w:rsid w:val="00270799"/>
    <w:rsid w:val="0027089B"/>
    <w:rsid w:val="00270ABA"/>
    <w:rsid w:val="00270BE1"/>
    <w:rsid w:val="0027104D"/>
    <w:rsid w:val="00271BBB"/>
    <w:rsid w:val="0027219A"/>
    <w:rsid w:val="00272C76"/>
    <w:rsid w:val="00273217"/>
    <w:rsid w:val="00273543"/>
    <w:rsid w:val="00273BAB"/>
    <w:rsid w:val="00273E5B"/>
    <w:rsid w:val="00274231"/>
    <w:rsid w:val="00274713"/>
    <w:rsid w:val="00274729"/>
    <w:rsid w:val="00274EB9"/>
    <w:rsid w:val="00274ED4"/>
    <w:rsid w:val="00275689"/>
    <w:rsid w:val="00275AC2"/>
    <w:rsid w:val="00275DB9"/>
    <w:rsid w:val="0027605D"/>
    <w:rsid w:val="002767BA"/>
    <w:rsid w:val="00277000"/>
    <w:rsid w:val="00277A63"/>
    <w:rsid w:val="00277BB7"/>
    <w:rsid w:val="00277D9E"/>
    <w:rsid w:val="00277F09"/>
    <w:rsid w:val="00280BDB"/>
    <w:rsid w:val="00280F4D"/>
    <w:rsid w:val="00281637"/>
    <w:rsid w:val="002818EA"/>
    <w:rsid w:val="00282357"/>
    <w:rsid w:val="00283102"/>
    <w:rsid w:val="0028336B"/>
    <w:rsid w:val="00283412"/>
    <w:rsid w:val="00283F3E"/>
    <w:rsid w:val="00283FA6"/>
    <w:rsid w:val="002840DD"/>
    <w:rsid w:val="00284666"/>
    <w:rsid w:val="0028475C"/>
    <w:rsid w:val="00284824"/>
    <w:rsid w:val="00284A0F"/>
    <w:rsid w:val="00284F55"/>
    <w:rsid w:val="00285004"/>
    <w:rsid w:val="0028531E"/>
    <w:rsid w:val="00285717"/>
    <w:rsid w:val="00285A43"/>
    <w:rsid w:val="00285C91"/>
    <w:rsid w:val="0028686E"/>
    <w:rsid w:val="00286CDD"/>
    <w:rsid w:val="00286DAB"/>
    <w:rsid w:val="0028700A"/>
    <w:rsid w:val="00287215"/>
    <w:rsid w:val="00287391"/>
    <w:rsid w:val="00287CBA"/>
    <w:rsid w:val="00287FDE"/>
    <w:rsid w:val="0029056D"/>
    <w:rsid w:val="00290890"/>
    <w:rsid w:val="002912EB"/>
    <w:rsid w:val="00291FFD"/>
    <w:rsid w:val="002925E9"/>
    <w:rsid w:val="00292AAE"/>
    <w:rsid w:val="002933A9"/>
    <w:rsid w:val="00293425"/>
    <w:rsid w:val="00293A1F"/>
    <w:rsid w:val="002940E6"/>
    <w:rsid w:val="00294B54"/>
    <w:rsid w:val="00294EDB"/>
    <w:rsid w:val="00295108"/>
    <w:rsid w:val="00295118"/>
    <w:rsid w:val="002956C9"/>
    <w:rsid w:val="00295AD8"/>
    <w:rsid w:val="002966CA"/>
    <w:rsid w:val="00296BCE"/>
    <w:rsid w:val="00296D56"/>
    <w:rsid w:val="002970B3"/>
    <w:rsid w:val="0029736E"/>
    <w:rsid w:val="0029750E"/>
    <w:rsid w:val="0029766D"/>
    <w:rsid w:val="00297C52"/>
    <w:rsid w:val="002A0163"/>
    <w:rsid w:val="002A03BD"/>
    <w:rsid w:val="002A05D8"/>
    <w:rsid w:val="002A07DE"/>
    <w:rsid w:val="002A0E78"/>
    <w:rsid w:val="002A2535"/>
    <w:rsid w:val="002A297C"/>
    <w:rsid w:val="002A2D43"/>
    <w:rsid w:val="002A300A"/>
    <w:rsid w:val="002A3621"/>
    <w:rsid w:val="002A482A"/>
    <w:rsid w:val="002A48B3"/>
    <w:rsid w:val="002A4CEE"/>
    <w:rsid w:val="002A4EA7"/>
    <w:rsid w:val="002A5DC1"/>
    <w:rsid w:val="002A5FD3"/>
    <w:rsid w:val="002A6A61"/>
    <w:rsid w:val="002A6EC3"/>
    <w:rsid w:val="002A7D4F"/>
    <w:rsid w:val="002B02E5"/>
    <w:rsid w:val="002B1298"/>
    <w:rsid w:val="002B16C0"/>
    <w:rsid w:val="002B171F"/>
    <w:rsid w:val="002B1D09"/>
    <w:rsid w:val="002B20C4"/>
    <w:rsid w:val="002B211B"/>
    <w:rsid w:val="002B232C"/>
    <w:rsid w:val="002B29E3"/>
    <w:rsid w:val="002B2D93"/>
    <w:rsid w:val="002B2E1A"/>
    <w:rsid w:val="002B3096"/>
    <w:rsid w:val="002B30B8"/>
    <w:rsid w:val="002B3115"/>
    <w:rsid w:val="002B3145"/>
    <w:rsid w:val="002B319F"/>
    <w:rsid w:val="002B350A"/>
    <w:rsid w:val="002B3535"/>
    <w:rsid w:val="002B3614"/>
    <w:rsid w:val="002B4F37"/>
    <w:rsid w:val="002B53E4"/>
    <w:rsid w:val="002B559B"/>
    <w:rsid w:val="002B5630"/>
    <w:rsid w:val="002B5989"/>
    <w:rsid w:val="002B5A1B"/>
    <w:rsid w:val="002B5A92"/>
    <w:rsid w:val="002B5C71"/>
    <w:rsid w:val="002B5E45"/>
    <w:rsid w:val="002B61E9"/>
    <w:rsid w:val="002B66DE"/>
    <w:rsid w:val="002B6BF9"/>
    <w:rsid w:val="002B6DC7"/>
    <w:rsid w:val="002B76D1"/>
    <w:rsid w:val="002B7C47"/>
    <w:rsid w:val="002B7E39"/>
    <w:rsid w:val="002C010B"/>
    <w:rsid w:val="002C0E3A"/>
    <w:rsid w:val="002C1066"/>
    <w:rsid w:val="002C2537"/>
    <w:rsid w:val="002C2E91"/>
    <w:rsid w:val="002C3451"/>
    <w:rsid w:val="002C35B3"/>
    <w:rsid w:val="002C3976"/>
    <w:rsid w:val="002C3C8D"/>
    <w:rsid w:val="002C4229"/>
    <w:rsid w:val="002C4896"/>
    <w:rsid w:val="002C4CFA"/>
    <w:rsid w:val="002C5B2B"/>
    <w:rsid w:val="002C6A37"/>
    <w:rsid w:val="002C721D"/>
    <w:rsid w:val="002D0788"/>
    <w:rsid w:val="002D08A1"/>
    <w:rsid w:val="002D0BE5"/>
    <w:rsid w:val="002D1081"/>
    <w:rsid w:val="002D1799"/>
    <w:rsid w:val="002D17ED"/>
    <w:rsid w:val="002D1DF9"/>
    <w:rsid w:val="002D2982"/>
    <w:rsid w:val="002D3848"/>
    <w:rsid w:val="002D3999"/>
    <w:rsid w:val="002D3DF0"/>
    <w:rsid w:val="002D3EDF"/>
    <w:rsid w:val="002D3F19"/>
    <w:rsid w:val="002D453B"/>
    <w:rsid w:val="002D45A3"/>
    <w:rsid w:val="002D4E62"/>
    <w:rsid w:val="002D55C0"/>
    <w:rsid w:val="002D5837"/>
    <w:rsid w:val="002D59C0"/>
    <w:rsid w:val="002D67D6"/>
    <w:rsid w:val="002D6B1C"/>
    <w:rsid w:val="002D70D3"/>
    <w:rsid w:val="002D74A4"/>
    <w:rsid w:val="002D77A0"/>
    <w:rsid w:val="002D7E98"/>
    <w:rsid w:val="002D7EFB"/>
    <w:rsid w:val="002E01AE"/>
    <w:rsid w:val="002E084A"/>
    <w:rsid w:val="002E0AB4"/>
    <w:rsid w:val="002E0F20"/>
    <w:rsid w:val="002E12DA"/>
    <w:rsid w:val="002E3832"/>
    <w:rsid w:val="002E39BD"/>
    <w:rsid w:val="002E4122"/>
    <w:rsid w:val="002E48FC"/>
    <w:rsid w:val="002E5137"/>
    <w:rsid w:val="002E5E8F"/>
    <w:rsid w:val="002E5EEC"/>
    <w:rsid w:val="002E5FF6"/>
    <w:rsid w:val="002E6170"/>
    <w:rsid w:val="002E65E4"/>
    <w:rsid w:val="002E6A2B"/>
    <w:rsid w:val="002E7389"/>
    <w:rsid w:val="002E742C"/>
    <w:rsid w:val="002E78F2"/>
    <w:rsid w:val="002E7A2A"/>
    <w:rsid w:val="002E7B10"/>
    <w:rsid w:val="002E7C4E"/>
    <w:rsid w:val="002E7D40"/>
    <w:rsid w:val="002F039B"/>
    <w:rsid w:val="002F07DB"/>
    <w:rsid w:val="002F119F"/>
    <w:rsid w:val="002F11D0"/>
    <w:rsid w:val="002F19AA"/>
    <w:rsid w:val="002F1CAB"/>
    <w:rsid w:val="002F37C6"/>
    <w:rsid w:val="002F3873"/>
    <w:rsid w:val="002F44AA"/>
    <w:rsid w:val="002F4676"/>
    <w:rsid w:val="002F48C2"/>
    <w:rsid w:val="002F4B2F"/>
    <w:rsid w:val="002F4B42"/>
    <w:rsid w:val="002F4E02"/>
    <w:rsid w:val="002F5075"/>
    <w:rsid w:val="002F576A"/>
    <w:rsid w:val="002F5EAB"/>
    <w:rsid w:val="002F5EC2"/>
    <w:rsid w:val="002F6029"/>
    <w:rsid w:val="002F639B"/>
    <w:rsid w:val="002F651F"/>
    <w:rsid w:val="002F6BDA"/>
    <w:rsid w:val="002F751B"/>
    <w:rsid w:val="002F79BB"/>
    <w:rsid w:val="002F7BD8"/>
    <w:rsid w:val="00300FD5"/>
    <w:rsid w:val="00301105"/>
    <w:rsid w:val="0030111C"/>
    <w:rsid w:val="00301450"/>
    <w:rsid w:val="003017EC"/>
    <w:rsid w:val="00301BBD"/>
    <w:rsid w:val="00301BD3"/>
    <w:rsid w:val="00301CAA"/>
    <w:rsid w:val="00302086"/>
    <w:rsid w:val="00302814"/>
    <w:rsid w:val="00302FBB"/>
    <w:rsid w:val="0030314A"/>
    <w:rsid w:val="003032CA"/>
    <w:rsid w:val="003039EC"/>
    <w:rsid w:val="00304207"/>
    <w:rsid w:val="00304240"/>
    <w:rsid w:val="00304CBF"/>
    <w:rsid w:val="0030511A"/>
    <w:rsid w:val="003065C6"/>
    <w:rsid w:val="00307477"/>
    <w:rsid w:val="0030769A"/>
    <w:rsid w:val="00307914"/>
    <w:rsid w:val="00307E02"/>
    <w:rsid w:val="00307F8C"/>
    <w:rsid w:val="00310D00"/>
    <w:rsid w:val="0031108A"/>
    <w:rsid w:val="00312439"/>
    <w:rsid w:val="0031285C"/>
    <w:rsid w:val="00312913"/>
    <w:rsid w:val="00313835"/>
    <w:rsid w:val="00313929"/>
    <w:rsid w:val="00313A82"/>
    <w:rsid w:val="00313AE7"/>
    <w:rsid w:val="00313B30"/>
    <w:rsid w:val="003141EB"/>
    <w:rsid w:val="00314520"/>
    <w:rsid w:val="0031520B"/>
    <w:rsid w:val="00315B96"/>
    <w:rsid w:val="00315BF4"/>
    <w:rsid w:val="0031633F"/>
    <w:rsid w:val="003169C0"/>
    <w:rsid w:val="00316FF1"/>
    <w:rsid w:val="00317C61"/>
    <w:rsid w:val="003203D9"/>
    <w:rsid w:val="00320660"/>
    <w:rsid w:val="00320678"/>
    <w:rsid w:val="00320717"/>
    <w:rsid w:val="003209D6"/>
    <w:rsid w:val="00320ABC"/>
    <w:rsid w:val="00320B4D"/>
    <w:rsid w:val="00320E30"/>
    <w:rsid w:val="0032100E"/>
    <w:rsid w:val="0032143C"/>
    <w:rsid w:val="00322044"/>
    <w:rsid w:val="00322463"/>
    <w:rsid w:val="00323051"/>
    <w:rsid w:val="00323052"/>
    <w:rsid w:val="0032335E"/>
    <w:rsid w:val="0032381C"/>
    <w:rsid w:val="00323AC7"/>
    <w:rsid w:val="003243C2"/>
    <w:rsid w:val="0032445A"/>
    <w:rsid w:val="003245BD"/>
    <w:rsid w:val="00324814"/>
    <w:rsid w:val="00324DD7"/>
    <w:rsid w:val="00324E1F"/>
    <w:rsid w:val="003251F7"/>
    <w:rsid w:val="003254C8"/>
    <w:rsid w:val="003263C8"/>
    <w:rsid w:val="003264B3"/>
    <w:rsid w:val="0032651B"/>
    <w:rsid w:val="00326E23"/>
    <w:rsid w:val="003274DC"/>
    <w:rsid w:val="00327DEF"/>
    <w:rsid w:val="003313CD"/>
    <w:rsid w:val="00331466"/>
    <w:rsid w:val="0033167B"/>
    <w:rsid w:val="00331E7A"/>
    <w:rsid w:val="0033253E"/>
    <w:rsid w:val="0033283B"/>
    <w:rsid w:val="003329D1"/>
    <w:rsid w:val="003336CB"/>
    <w:rsid w:val="00333772"/>
    <w:rsid w:val="003338D4"/>
    <w:rsid w:val="00333FEF"/>
    <w:rsid w:val="003344FD"/>
    <w:rsid w:val="0033476F"/>
    <w:rsid w:val="00334E67"/>
    <w:rsid w:val="0033542D"/>
    <w:rsid w:val="00335955"/>
    <w:rsid w:val="00335C94"/>
    <w:rsid w:val="0033643C"/>
    <w:rsid w:val="003367E6"/>
    <w:rsid w:val="0033699D"/>
    <w:rsid w:val="00336B8B"/>
    <w:rsid w:val="00336E11"/>
    <w:rsid w:val="00336FD9"/>
    <w:rsid w:val="003370B9"/>
    <w:rsid w:val="003377D9"/>
    <w:rsid w:val="00337ED3"/>
    <w:rsid w:val="00340251"/>
    <w:rsid w:val="00340301"/>
    <w:rsid w:val="0034050F"/>
    <w:rsid w:val="00340FAA"/>
    <w:rsid w:val="003416FA"/>
    <w:rsid w:val="00341B86"/>
    <w:rsid w:val="00341ED4"/>
    <w:rsid w:val="00341F5A"/>
    <w:rsid w:val="00341F86"/>
    <w:rsid w:val="003426D2"/>
    <w:rsid w:val="00342B5B"/>
    <w:rsid w:val="00342C6D"/>
    <w:rsid w:val="00342DB4"/>
    <w:rsid w:val="0034337E"/>
    <w:rsid w:val="00343845"/>
    <w:rsid w:val="00343C1C"/>
    <w:rsid w:val="00343C55"/>
    <w:rsid w:val="003443DD"/>
    <w:rsid w:val="00344A83"/>
    <w:rsid w:val="00345230"/>
    <w:rsid w:val="00345A99"/>
    <w:rsid w:val="003465AB"/>
    <w:rsid w:val="0034693E"/>
    <w:rsid w:val="00347E35"/>
    <w:rsid w:val="00350474"/>
    <w:rsid w:val="003505D6"/>
    <w:rsid w:val="00350B27"/>
    <w:rsid w:val="00350CFC"/>
    <w:rsid w:val="00350FB2"/>
    <w:rsid w:val="00351005"/>
    <w:rsid w:val="00351247"/>
    <w:rsid w:val="00351ACC"/>
    <w:rsid w:val="00351E8B"/>
    <w:rsid w:val="00352145"/>
    <w:rsid w:val="00352B8A"/>
    <w:rsid w:val="00352CA5"/>
    <w:rsid w:val="003531A2"/>
    <w:rsid w:val="00353252"/>
    <w:rsid w:val="00353903"/>
    <w:rsid w:val="00353D79"/>
    <w:rsid w:val="00354026"/>
    <w:rsid w:val="0035411D"/>
    <w:rsid w:val="0035432E"/>
    <w:rsid w:val="00354434"/>
    <w:rsid w:val="0035478E"/>
    <w:rsid w:val="00354ECD"/>
    <w:rsid w:val="00355002"/>
    <w:rsid w:val="003556DB"/>
    <w:rsid w:val="00355BB0"/>
    <w:rsid w:val="00355CF6"/>
    <w:rsid w:val="003567F4"/>
    <w:rsid w:val="00356892"/>
    <w:rsid w:val="00356A04"/>
    <w:rsid w:val="00356D33"/>
    <w:rsid w:val="00356FCF"/>
    <w:rsid w:val="00357264"/>
    <w:rsid w:val="00357386"/>
    <w:rsid w:val="0035759F"/>
    <w:rsid w:val="00357A61"/>
    <w:rsid w:val="00360F1E"/>
    <w:rsid w:val="003614EC"/>
    <w:rsid w:val="00361541"/>
    <w:rsid w:val="0036194C"/>
    <w:rsid w:val="00362257"/>
    <w:rsid w:val="00362580"/>
    <w:rsid w:val="00362B00"/>
    <w:rsid w:val="0036329E"/>
    <w:rsid w:val="003640E9"/>
    <w:rsid w:val="00364B23"/>
    <w:rsid w:val="0036500E"/>
    <w:rsid w:val="00365331"/>
    <w:rsid w:val="00365341"/>
    <w:rsid w:val="00365692"/>
    <w:rsid w:val="00367122"/>
    <w:rsid w:val="0036744B"/>
    <w:rsid w:val="00367568"/>
    <w:rsid w:val="00370898"/>
    <w:rsid w:val="00371473"/>
    <w:rsid w:val="00371493"/>
    <w:rsid w:val="0037186A"/>
    <w:rsid w:val="00371B98"/>
    <w:rsid w:val="00375655"/>
    <w:rsid w:val="0037576C"/>
    <w:rsid w:val="00375785"/>
    <w:rsid w:val="00375C87"/>
    <w:rsid w:val="00376550"/>
    <w:rsid w:val="003765B0"/>
    <w:rsid w:val="003765B6"/>
    <w:rsid w:val="00376C6C"/>
    <w:rsid w:val="00377076"/>
    <w:rsid w:val="0037728B"/>
    <w:rsid w:val="00377829"/>
    <w:rsid w:val="00377848"/>
    <w:rsid w:val="00377978"/>
    <w:rsid w:val="00377DB4"/>
    <w:rsid w:val="00377F80"/>
    <w:rsid w:val="003800AF"/>
    <w:rsid w:val="003800E1"/>
    <w:rsid w:val="0038071B"/>
    <w:rsid w:val="00380A24"/>
    <w:rsid w:val="00380A49"/>
    <w:rsid w:val="003811A1"/>
    <w:rsid w:val="003816BB"/>
    <w:rsid w:val="00382AE2"/>
    <w:rsid w:val="00382F68"/>
    <w:rsid w:val="003832E1"/>
    <w:rsid w:val="003835AC"/>
    <w:rsid w:val="00384036"/>
    <w:rsid w:val="00384416"/>
    <w:rsid w:val="00384739"/>
    <w:rsid w:val="003847E7"/>
    <w:rsid w:val="00384817"/>
    <w:rsid w:val="003848D5"/>
    <w:rsid w:val="00384C2F"/>
    <w:rsid w:val="00384FEB"/>
    <w:rsid w:val="003856DD"/>
    <w:rsid w:val="00385AA5"/>
    <w:rsid w:val="00385D9F"/>
    <w:rsid w:val="00385E68"/>
    <w:rsid w:val="00386589"/>
    <w:rsid w:val="00386730"/>
    <w:rsid w:val="0038690A"/>
    <w:rsid w:val="00386A98"/>
    <w:rsid w:val="00386DA1"/>
    <w:rsid w:val="00386F04"/>
    <w:rsid w:val="00386F4E"/>
    <w:rsid w:val="0039010E"/>
    <w:rsid w:val="00391C4A"/>
    <w:rsid w:val="003926D8"/>
    <w:rsid w:val="0039291A"/>
    <w:rsid w:val="0039294B"/>
    <w:rsid w:val="00393383"/>
    <w:rsid w:val="00394774"/>
    <w:rsid w:val="00394DC0"/>
    <w:rsid w:val="00394FE3"/>
    <w:rsid w:val="003952D8"/>
    <w:rsid w:val="00395654"/>
    <w:rsid w:val="00395941"/>
    <w:rsid w:val="00395D42"/>
    <w:rsid w:val="00395FF4"/>
    <w:rsid w:val="003964C2"/>
    <w:rsid w:val="00396AE4"/>
    <w:rsid w:val="00396C13"/>
    <w:rsid w:val="00397616"/>
    <w:rsid w:val="003A0636"/>
    <w:rsid w:val="003A1408"/>
    <w:rsid w:val="003A198B"/>
    <w:rsid w:val="003A2624"/>
    <w:rsid w:val="003A2A1C"/>
    <w:rsid w:val="003A2B47"/>
    <w:rsid w:val="003A2B48"/>
    <w:rsid w:val="003A3053"/>
    <w:rsid w:val="003A3128"/>
    <w:rsid w:val="003A31A3"/>
    <w:rsid w:val="003A31F1"/>
    <w:rsid w:val="003A3393"/>
    <w:rsid w:val="003A3FEC"/>
    <w:rsid w:val="003A4358"/>
    <w:rsid w:val="003A75CE"/>
    <w:rsid w:val="003B047D"/>
    <w:rsid w:val="003B09F2"/>
    <w:rsid w:val="003B0E4C"/>
    <w:rsid w:val="003B132C"/>
    <w:rsid w:val="003B2042"/>
    <w:rsid w:val="003B29D1"/>
    <w:rsid w:val="003B2DE6"/>
    <w:rsid w:val="003B3B84"/>
    <w:rsid w:val="003B3CA4"/>
    <w:rsid w:val="003B4767"/>
    <w:rsid w:val="003B4C19"/>
    <w:rsid w:val="003B5306"/>
    <w:rsid w:val="003B568C"/>
    <w:rsid w:val="003B5FB8"/>
    <w:rsid w:val="003B62CD"/>
    <w:rsid w:val="003B6D03"/>
    <w:rsid w:val="003B72B4"/>
    <w:rsid w:val="003B775A"/>
    <w:rsid w:val="003B7A65"/>
    <w:rsid w:val="003B7FC2"/>
    <w:rsid w:val="003C072A"/>
    <w:rsid w:val="003C07F1"/>
    <w:rsid w:val="003C10B2"/>
    <w:rsid w:val="003C1195"/>
    <w:rsid w:val="003C1617"/>
    <w:rsid w:val="003C163F"/>
    <w:rsid w:val="003C180E"/>
    <w:rsid w:val="003C18BA"/>
    <w:rsid w:val="003C1E51"/>
    <w:rsid w:val="003C1FB6"/>
    <w:rsid w:val="003C2615"/>
    <w:rsid w:val="003C346C"/>
    <w:rsid w:val="003C3474"/>
    <w:rsid w:val="003C3C54"/>
    <w:rsid w:val="003C3EC9"/>
    <w:rsid w:val="003C3ED6"/>
    <w:rsid w:val="003C4259"/>
    <w:rsid w:val="003C4408"/>
    <w:rsid w:val="003C4693"/>
    <w:rsid w:val="003C46BF"/>
    <w:rsid w:val="003C47D3"/>
    <w:rsid w:val="003C4917"/>
    <w:rsid w:val="003C4D90"/>
    <w:rsid w:val="003C631A"/>
    <w:rsid w:val="003C66A1"/>
    <w:rsid w:val="003C672D"/>
    <w:rsid w:val="003C6793"/>
    <w:rsid w:val="003C69DA"/>
    <w:rsid w:val="003C69DC"/>
    <w:rsid w:val="003C7C1F"/>
    <w:rsid w:val="003C7E74"/>
    <w:rsid w:val="003D10F9"/>
    <w:rsid w:val="003D1CA3"/>
    <w:rsid w:val="003D2F98"/>
    <w:rsid w:val="003D346B"/>
    <w:rsid w:val="003D3519"/>
    <w:rsid w:val="003D3F6D"/>
    <w:rsid w:val="003D4A85"/>
    <w:rsid w:val="003D4B56"/>
    <w:rsid w:val="003D4BCD"/>
    <w:rsid w:val="003D5373"/>
    <w:rsid w:val="003D57C7"/>
    <w:rsid w:val="003D5D1E"/>
    <w:rsid w:val="003D61BD"/>
    <w:rsid w:val="003D6822"/>
    <w:rsid w:val="003D69AC"/>
    <w:rsid w:val="003D6FDF"/>
    <w:rsid w:val="003D757F"/>
    <w:rsid w:val="003D7613"/>
    <w:rsid w:val="003D77E0"/>
    <w:rsid w:val="003D7850"/>
    <w:rsid w:val="003D7B45"/>
    <w:rsid w:val="003E0039"/>
    <w:rsid w:val="003E0180"/>
    <w:rsid w:val="003E211B"/>
    <w:rsid w:val="003E2601"/>
    <w:rsid w:val="003E2631"/>
    <w:rsid w:val="003E2A0F"/>
    <w:rsid w:val="003E3262"/>
    <w:rsid w:val="003E32E7"/>
    <w:rsid w:val="003E40D5"/>
    <w:rsid w:val="003E483B"/>
    <w:rsid w:val="003E48AC"/>
    <w:rsid w:val="003E4D32"/>
    <w:rsid w:val="003E55EC"/>
    <w:rsid w:val="003E5E9F"/>
    <w:rsid w:val="003E6149"/>
    <w:rsid w:val="003E6266"/>
    <w:rsid w:val="003E69DC"/>
    <w:rsid w:val="003E6C2D"/>
    <w:rsid w:val="003E71F1"/>
    <w:rsid w:val="003E7409"/>
    <w:rsid w:val="003E76F0"/>
    <w:rsid w:val="003E7FF8"/>
    <w:rsid w:val="003F056A"/>
    <w:rsid w:val="003F063C"/>
    <w:rsid w:val="003F09CF"/>
    <w:rsid w:val="003F0C13"/>
    <w:rsid w:val="003F15CE"/>
    <w:rsid w:val="003F1C5F"/>
    <w:rsid w:val="003F1D7D"/>
    <w:rsid w:val="003F23B4"/>
    <w:rsid w:val="003F2622"/>
    <w:rsid w:val="003F3B61"/>
    <w:rsid w:val="003F3C05"/>
    <w:rsid w:val="003F54BE"/>
    <w:rsid w:val="003F5815"/>
    <w:rsid w:val="003F5A0A"/>
    <w:rsid w:val="003F5AE1"/>
    <w:rsid w:val="003F5AFE"/>
    <w:rsid w:val="003F6A77"/>
    <w:rsid w:val="003F6E61"/>
    <w:rsid w:val="003F7640"/>
    <w:rsid w:val="003F7918"/>
    <w:rsid w:val="00400D3E"/>
    <w:rsid w:val="00401032"/>
    <w:rsid w:val="00401613"/>
    <w:rsid w:val="00401DFE"/>
    <w:rsid w:val="0040322C"/>
    <w:rsid w:val="004034EE"/>
    <w:rsid w:val="0040412B"/>
    <w:rsid w:val="0040429F"/>
    <w:rsid w:val="004044BF"/>
    <w:rsid w:val="004045DE"/>
    <w:rsid w:val="00404727"/>
    <w:rsid w:val="00404D2B"/>
    <w:rsid w:val="00404E15"/>
    <w:rsid w:val="00404FA7"/>
    <w:rsid w:val="0040599D"/>
    <w:rsid w:val="00405B01"/>
    <w:rsid w:val="00405CE1"/>
    <w:rsid w:val="00405D72"/>
    <w:rsid w:val="0040608D"/>
    <w:rsid w:val="00406D90"/>
    <w:rsid w:val="0040780E"/>
    <w:rsid w:val="004112AB"/>
    <w:rsid w:val="004114B4"/>
    <w:rsid w:val="00411527"/>
    <w:rsid w:val="004116EE"/>
    <w:rsid w:val="00411859"/>
    <w:rsid w:val="00411B89"/>
    <w:rsid w:val="004124B1"/>
    <w:rsid w:val="00412828"/>
    <w:rsid w:val="0041292A"/>
    <w:rsid w:val="00412C60"/>
    <w:rsid w:val="00412EDC"/>
    <w:rsid w:val="004130F8"/>
    <w:rsid w:val="00413BC0"/>
    <w:rsid w:val="00413D0A"/>
    <w:rsid w:val="004141DA"/>
    <w:rsid w:val="0041489D"/>
    <w:rsid w:val="00414C02"/>
    <w:rsid w:val="00414C85"/>
    <w:rsid w:val="00414FB0"/>
    <w:rsid w:val="0041579D"/>
    <w:rsid w:val="00415BC9"/>
    <w:rsid w:val="00415C2E"/>
    <w:rsid w:val="004160B4"/>
    <w:rsid w:val="0041614D"/>
    <w:rsid w:val="00416B46"/>
    <w:rsid w:val="00416B4D"/>
    <w:rsid w:val="00417772"/>
    <w:rsid w:val="0041791B"/>
    <w:rsid w:val="00417DA7"/>
    <w:rsid w:val="00417DDB"/>
    <w:rsid w:val="00417EBC"/>
    <w:rsid w:val="00420336"/>
    <w:rsid w:val="00420850"/>
    <w:rsid w:val="00420CE0"/>
    <w:rsid w:val="00420DFE"/>
    <w:rsid w:val="00422385"/>
    <w:rsid w:val="00423318"/>
    <w:rsid w:val="004233E3"/>
    <w:rsid w:val="00423EBE"/>
    <w:rsid w:val="00424802"/>
    <w:rsid w:val="004254BE"/>
    <w:rsid w:val="00426474"/>
    <w:rsid w:val="00426900"/>
    <w:rsid w:val="00426BC6"/>
    <w:rsid w:val="00426F03"/>
    <w:rsid w:val="004271AA"/>
    <w:rsid w:val="00427281"/>
    <w:rsid w:val="004272DE"/>
    <w:rsid w:val="0042739D"/>
    <w:rsid w:val="00427EE2"/>
    <w:rsid w:val="00430571"/>
    <w:rsid w:val="00430B9C"/>
    <w:rsid w:val="00430D1F"/>
    <w:rsid w:val="004321A6"/>
    <w:rsid w:val="00433211"/>
    <w:rsid w:val="00433E14"/>
    <w:rsid w:val="00434772"/>
    <w:rsid w:val="00434AEF"/>
    <w:rsid w:val="00434C2E"/>
    <w:rsid w:val="00434E5A"/>
    <w:rsid w:val="00434FC9"/>
    <w:rsid w:val="0043600B"/>
    <w:rsid w:val="00436267"/>
    <w:rsid w:val="0043663F"/>
    <w:rsid w:val="00437F96"/>
    <w:rsid w:val="00440243"/>
    <w:rsid w:val="004408EF"/>
    <w:rsid w:val="00440D95"/>
    <w:rsid w:val="00440FD7"/>
    <w:rsid w:val="0044105F"/>
    <w:rsid w:val="0044148D"/>
    <w:rsid w:val="004416E5"/>
    <w:rsid w:val="00441726"/>
    <w:rsid w:val="00441B77"/>
    <w:rsid w:val="00442568"/>
    <w:rsid w:val="00442B9A"/>
    <w:rsid w:val="0044304A"/>
    <w:rsid w:val="00443933"/>
    <w:rsid w:val="00443B1A"/>
    <w:rsid w:val="00443CD3"/>
    <w:rsid w:val="00443E7C"/>
    <w:rsid w:val="004445D4"/>
    <w:rsid w:val="004454AE"/>
    <w:rsid w:val="0044573B"/>
    <w:rsid w:val="00445E9C"/>
    <w:rsid w:val="00446646"/>
    <w:rsid w:val="00446C79"/>
    <w:rsid w:val="004470BC"/>
    <w:rsid w:val="0044776D"/>
    <w:rsid w:val="004477EC"/>
    <w:rsid w:val="004500F2"/>
    <w:rsid w:val="00450148"/>
    <w:rsid w:val="004501D5"/>
    <w:rsid w:val="0045021E"/>
    <w:rsid w:val="004506B2"/>
    <w:rsid w:val="00450B7E"/>
    <w:rsid w:val="00450F6D"/>
    <w:rsid w:val="004513E6"/>
    <w:rsid w:val="0045159B"/>
    <w:rsid w:val="00451F11"/>
    <w:rsid w:val="0045212B"/>
    <w:rsid w:val="0045226E"/>
    <w:rsid w:val="00452611"/>
    <w:rsid w:val="00452AC7"/>
    <w:rsid w:val="0045457B"/>
    <w:rsid w:val="00454767"/>
    <w:rsid w:val="00454BD3"/>
    <w:rsid w:val="00454D28"/>
    <w:rsid w:val="00455093"/>
    <w:rsid w:val="00455349"/>
    <w:rsid w:val="004553B4"/>
    <w:rsid w:val="00455FFA"/>
    <w:rsid w:val="00456A03"/>
    <w:rsid w:val="00456ABF"/>
    <w:rsid w:val="00457379"/>
    <w:rsid w:val="00457483"/>
    <w:rsid w:val="00457B5C"/>
    <w:rsid w:val="00457C17"/>
    <w:rsid w:val="00457EB1"/>
    <w:rsid w:val="00457FA3"/>
    <w:rsid w:val="00460407"/>
    <w:rsid w:val="00460F89"/>
    <w:rsid w:val="00460FEA"/>
    <w:rsid w:val="00461087"/>
    <w:rsid w:val="0046179F"/>
    <w:rsid w:val="00461934"/>
    <w:rsid w:val="00462119"/>
    <w:rsid w:val="0046271B"/>
    <w:rsid w:val="004629D4"/>
    <w:rsid w:val="004630C4"/>
    <w:rsid w:val="0046347E"/>
    <w:rsid w:val="004645D5"/>
    <w:rsid w:val="0046460F"/>
    <w:rsid w:val="00464C49"/>
    <w:rsid w:val="00464D3F"/>
    <w:rsid w:val="00465044"/>
    <w:rsid w:val="004654BC"/>
    <w:rsid w:val="004656A8"/>
    <w:rsid w:val="00465B36"/>
    <w:rsid w:val="00465FE2"/>
    <w:rsid w:val="0046699E"/>
    <w:rsid w:val="00466F15"/>
    <w:rsid w:val="004671B9"/>
    <w:rsid w:val="004700E4"/>
    <w:rsid w:val="004710BB"/>
    <w:rsid w:val="004713DF"/>
    <w:rsid w:val="004714E0"/>
    <w:rsid w:val="00471BC4"/>
    <w:rsid w:val="0047202E"/>
    <w:rsid w:val="00472422"/>
    <w:rsid w:val="00472A57"/>
    <w:rsid w:val="00472F89"/>
    <w:rsid w:val="004735B5"/>
    <w:rsid w:val="0047394C"/>
    <w:rsid w:val="004739ED"/>
    <w:rsid w:val="00473BBC"/>
    <w:rsid w:val="004746F4"/>
    <w:rsid w:val="00475BB0"/>
    <w:rsid w:val="00475DE6"/>
    <w:rsid w:val="0047601A"/>
    <w:rsid w:val="004762F1"/>
    <w:rsid w:val="004763BF"/>
    <w:rsid w:val="0047642E"/>
    <w:rsid w:val="0047663C"/>
    <w:rsid w:val="00476992"/>
    <w:rsid w:val="00476C6F"/>
    <w:rsid w:val="004772D1"/>
    <w:rsid w:val="00480F7D"/>
    <w:rsid w:val="00481785"/>
    <w:rsid w:val="00481D64"/>
    <w:rsid w:val="00482163"/>
    <w:rsid w:val="004822E2"/>
    <w:rsid w:val="00482707"/>
    <w:rsid w:val="00482A08"/>
    <w:rsid w:val="00482D1C"/>
    <w:rsid w:val="0048370E"/>
    <w:rsid w:val="00483907"/>
    <w:rsid w:val="004839A6"/>
    <w:rsid w:val="00484361"/>
    <w:rsid w:val="00484E94"/>
    <w:rsid w:val="0048518E"/>
    <w:rsid w:val="00485222"/>
    <w:rsid w:val="0048585B"/>
    <w:rsid w:val="004859D3"/>
    <w:rsid w:val="00485C64"/>
    <w:rsid w:val="0048698D"/>
    <w:rsid w:val="004869A7"/>
    <w:rsid w:val="00486D1F"/>
    <w:rsid w:val="004876F6"/>
    <w:rsid w:val="004877A5"/>
    <w:rsid w:val="0048782C"/>
    <w:rsid w:val="0048788E"/>
    <w:rsid w:val="00487E9E"/>
    <w:rsid w:val="00490292"/>
    <w:rsid w:val="00490310"/>
    <w:rsid w:val="0049036C"/>
    <w:rsid w:val="0049089E"/>
    <w:rsid w:val="00490B50"/>
    <w:rsid w:val="00491860"/>
    <w:rsid w:val="004928E4"/>
    <w:rsid w:val="00492D56"/>
    <w:rsid w:val="0049363B"/>
    <w:rsid w:val="004936B3"/>
    <w:rsid w:val="004939B3"/>
    <w:rsid w:val="00493A6A"/>
    <w:rsid w:val="00493D5C"/>
    <w:rsid w:val="00494129"/>
    <w:rsid w:val="00494967"/>
    <w:rsid w:val="00494B00"/>
    <w:rsid w:val="00494BCF"/>
    <w:rsid w:val="00494DF2"/>
    <w:rsid w:val="004950E3"/>
    <w:rsid w:val="004956EB"/>
    <w:rsid w:val="004957C0"/>
    <w:rsid w:val="00495FD1"/>
    <w:rsid w:val="0049600D"/>
    <w:rsid w:val="00496110"/>
    <w:rsid w:val="00496914"/>
    <w:rsid w:val="004969A6"/>
    <w:rsid w:val="00496AE0"/>
    <w:rsid w:val="00496B09"/>
    <w:rsid w:val="00496D24"/>
    <w:rsid w:val="00496EAA"/>
    <w:rsid w:val="004971EC"/>
    <w:rsid w:val="00497B61"/>
    <w:rsid w:val="004A06B5"/>
    <w:rsid w:val="004A07D1"/>
    <w:rsid w:val="004A0B17"/>
    <w:rsid w:val="004A161B"/>
    <w:rsid w:val="004A17A3"/>
    <w:rsid w:val="004A198B"/>
    <w:rsid w:val="004A1BEA"/>
    <w:rsid w:val="004A1E71"/>
    <w:rsid w:val="004A1E73"/>
    <w:rsid w:val="004A2479"/>
    <w:rsid w:val="004A26B3"/>
    <w:rsid w:val="004A2DAF"/>
    <w:rsid w:val="004A3977"/>
    <w:rsid w:val="004A4A86"/>
    <w:rsid w:val="004A4BFB"/>
    <w:rsid w:val="004A4EA0"/>
    <w:rsid w:val="004A50FF"/>
    <w:rsid w:val="004A5EF8"/>
    <w:rsid w:val="004A6081"/>
    <w:rsid w:val="004A60FC"/>
    <w:rsid w:val="004A6FAF"/>
    <w:rsid w:val="004A70E0"/>
    <w:rsid w:val="004A7799"/>
    <w:rsid w:val="004A7D9D"/>
    <w:rsid w:val="004A7F82"/>
    <w:rsid w:val="004A7FBD"/>
    <w:rsid w:val="004A7FDC"/>
    <w:rsid w:val="004B082B"/>
    <w:rsid w:val="004B0BDD"/>
    <w:rsid w:val="004B16E9"/>
    <w:rsid w:val="004B1E4A"/>
    <w:rsid w:val="004B2207"/>
    <w:rsid w:val="004B227E"/>
    <w:rsid w:val="004B2401"/>
    <w:rsid w:val="004B3628"/>
    <w:rsid w:val="004B36FE"/>
    <w:rsid w:val="004B386C"/>
    <w:rsid w:val="004B48DE"/>
    <w:rsid w:val="004B4FEE"/>
    <w:rsid w:val="004B54CB"/>
    <w:rsid w:val="004B55D5"/>
    <w:rsid w:val="004B55D8"/>
    <w:rsid w:val="004B5F45"/>
    <w:rsid w:val="004B660B"/>
    <w:rsid w:val="004B68DC"/>
    <w:rsid w:val="004B6E22"/>
    <w:rsid w:val="004B7634"/>
    <w:rsid w:val="004B7749"/>
    <w:rsid w:val="004B7A63"/>
    <w:rsid w:val="004C01FD"/>
    <w:rsid w:val="004C0B41"/>
    <w:rsid w:val="004C1636"/>
    <w:rsid w:val="004C1696"/>
    <w:rsid w:val="004C2B70"/>
    <w:rsid w:val="004C320A"/>
    <w:rsid w:val="004C3237"/>
    <w:rsid w:val="004C337D"/>
    <w:rsid w:val="004C3489"/>
    <w:rsid w:val="004C35A9"/>
    <w:rsid w:val="004C363F"/>
    <w:rsid w:val="004C3B28"/>
    <w:rsid w:val="004C3E7B"/>
    <w:rsid w:val="004C4CAD"/>
    <w:rsid w:val="004C59A6"/>
    <w:rsid w:val="004C5EF7"/>
    <w:rsid w:val="004C5F2D"/>
    <w:rsid w:val="004C6185"/>
    <w:rsid w:val="004C61E1"/>
    <w:rsid w:val="004C657D"/>
    <w:rsid w:val="004C6A4A"/>
    <w:rsid w:val="004C6FEC"/>
    <w:rsid w:val="004C72F9"/>
    <w:rsid w:val="004D0324"/>
    <w:rsid w:val="004D0364"/>
    <w:rsid w:val="004D0947"/>
    <w:rsid w:val="004D0E3B"/>
    <w:rsid w:val="004D0EB2"/>
    <w:rsid w:val="004D0FDE"/>
    <w:rsid w:val="004D1185"/>
    <w:rsid w:val="004D143E"/>
    <w:rsid w:val="004D188A"/>
    <w:rsid w:val="004D1D41"/>
    <w:rsid w:val="004D25F0"/>
    <w:rsid w:val="004D2CB4"/>
    <w:rsid w:val="004D3763"/>
    <w:rsid w:val="004D42F7"/>
    <w:rsid w:val="004D457F"/>
    <w:rsid w:val="004D46CF"/>
    <w:rsid w:val="004D46D8"/>
    <w:rsid w:val="004D4AE7"/>
    <w:rsid w:val="004D4DE0"/>
    <w:rsid w:val="004D6307"/>
    <w:rsid w:val="004D6B65"/>
    <w:rsid w:val="004D7C64"/>
    <w:rsid w:val="004D7DAF"/>
    <w:rsid w:val="004E04F0"/>
    <w:rsid w:val="004E0EE4"/>
    <w:rsid w:val="004E1401"/>
    <w:rsid w:val="004E16AF"/>
    <w:rsid w:val="004E1CCA"/>
    <w:rsid w:val="004E1F4B"/>
    <w:rsid w:val="004E2721"/>
    <w:rsid w:val="004E2F83"/>
    <w:rsid w:val="004E4249"/>
    <w:rsid w:val="004E4448"/>
    <w:rsid w:val="004E4494"/>
    <w:rsid w:val="004E4B60"/>
    <w:rsid w:val="004E50D4"/>
    <w:rsid w:val="004E533D"/>
    <w:rsid w:val="004E62A1"/>
    <w:rsid w:val="004E62D7"/>
    <w:rsid w:val="004E6708"/>
    <w:rsid w:val="004E727B"/>
    <w:rsid w:val="004E76EF"/>
    <w:rsid w:val="004E79A7"/>
    <w:rsid w:val="004F087C"/>
    <w:rsid w:val="004F0C9D"/>
    <w:rsid w:val="004F12B5"/>
    <w:rsid w:val="004F1305"/>
    <w:rsid w:val="004F1D79"/>
    <w:rsid w:val="004F22AA"/>
    <w:rsid w:val="004F25B2"/>
    <w:rsid w:val="004F2AB1"/>
    <w:rsid w:val="004F31EB"/>
    <w:rsid w:val="004F36F6"/>
    <w:rsid w:val="004F37A3"/>
    <w:rsid w:val="004F3AA8"/>
    <w:rsid w:val="004F3BE7"/>
    <w:rsid w:val="004F499F"/>
    <w:rsid w:val="004F55ED"/>
    <w:rsid w:val="004F6001"/>
    <w:rsid w:val="004F6204"/>
    <w:rsid w:val="004F6373"/>
    <w:rsid w:val="004F63D4"/>
    <w:rsid w:val="004F6465"/>
    <w:rsid w:val="004F6C7C"/>
    <w:rsid w:val="004F6C98"/>
    <w:rsid w:val="004F6EDC"/>
    <w:rsid w:val="004F71F6"/>
    <w:rsid w:val="004F77F0"/>
    <w:rsid w:val="00500432"/>
    <w:rsid w:val="00500554"/>
    <w:rsid w:val="005007C0"/>
    <w:rsid w:val="005007D2"/>
    <w:rsid w:val="00500EDD"/>
    <w:rsid w:val="00501002"/>
    <w:rsid w:val="005010A5"/>
    <w:rsid w:val="0050179D"/>
    <w:rsid w:val="00501AED"/>
    <w:rsid w:val="00501DB1"/>
    <w:rsid w:val="00502991"/>
    <w:rsid w:val="0050309D"/>
    <w:rsid w:val="0050316F"/>
    <w:rsid w:val="0050319E"/>
    <w:rsid w:val="0050347E"/>
    <w:rsid w:val="00503F40"/>
    <w:rsid w:val="005040B2"/>
    <w:rsid w:val="005040FD"/>
    <w:rsid w:val="00504B1B"/>
    <w:rsid w:val="00504BF4"/>
    <w:rsid w:val="00504D9B"/>
    <w:rsid w:val="00505CAC"/>
    <w:rsid w:val="005060FD"/>
    <w:rsid w:val="005064CE"/>
    <w:rsid w:val="00506632"/>
    <w:rsid w:val="0050665A"/>
    <w:rsid w:val="005066D6"/>
    <w:rsid w:val="00506F21"/>
    <w:rsid w:val="00507933"/>
    <w:rsid w:val="0051022A"/>
    <w:rsid w:val="00510239"/>
    <w:rsid w:val="00510AAF"/>
    <w:rsid w:val="00510EBC"/>
    <w:rsid w:val="005111FB"/>
    <w:rsid w:val="00511B59"/>
    <w:rsid w:val="00511ED8"/>
    <w:rsid w:val="00512241"/>
    <w:rsid w:val="005127EC"/>
    <w:rsid w:val="00512887"/>
    <w:rsid w:val="00512DFA"/>
    <w:rsid w:val="00512EF8"/>
    <w:rsid w:val="0051383A"/>
    <w:rsid w:val="00513D1F"/>
    <w:rsid w:val="0051491E"/>
    <w:rsid w:val="005154B0"/>
    <w:rsid w:val="00515E35"/>
    <w:rsid w:val="00516698"/>
    <w:rsid w:val="00516B2D"/>
    <w:rsid w:val="00516D6C"/>
    <w:rsid w:val="00517536"/>
    <w:rsid w:val="0051763D"/>
    <w:rsid w:val="0051776C"/>
    <w:rsid w:val="005179BC"/>
    <w:rsid w:val="00517EFF"/>
    <w:rsid w:val="00520918"/>
    <w:rsid w:val="00520FF5"/>
    <w:rsid w:val="005210EA"/>
    <w:rsid w:val="005216D5"/>
    <w:rsid w:val="00521865"/>
    <w:rsid w:val="00521AF0"/>
    <w:rsid w:val="00521BD5"/>
    <w:rsid w:val="0052282A"/>
    <w:rsid w:val="005232B8"/>
    <w:rsid w:val="0052337A"/>
    <w:rsid w:val="00523651"/>
    <w:rsid w:val="0052483D"/>
    <w:rsid w:val="00524B4F"/>
    <w:rsid w:val="00524B53"/>
    <w:rsid w:val="0052508C"/>
    <w:rsid w:val="005255E0"/>
    <w:rsid w:val="00525DD2"/>
    <w:rsid w:val="00525F29"/>
    <w:rsid w:val="00525FAE"/>
    <w:rsid w:val="0052638F"/>
    <w:rsid w:val="0052645F"/>
    <w:rsid w:val="0052725F"/>
    <w:rsid w:val="00527508"/>
    <w:rsid w:val="005277CD"/>
    <w:rsid w:val="0052791A"/>
    <w:rsid w:val="005279FB"/>
    <w:rsid w:val="00527E98"/>
    <w:rsid w:val="0053026C"/>
    <w:rsid w:val="0053067B"/>
    <w:rsid w:val="005308DA"/>
    <w:rsid w:val="005311EF"/>
    <w:rsid w:val="00531759"/>
    <w:rsid w:val="00531DFD"/>
    <w:rsid w:val="00532348"/>
    <w:rsid w:val="00532DAF"/>
    <w:rsid w:val="005333CE"/>
    <w:rsid w:val="00533812"/>
    <w:rsid w:val="005338CB"/>
    <w:rsid w:val="0053393C"/>
    <w:rsid w:val="00533D15"/>
    <w:rsid w:val="00534441"/>
    <w:rsid w:val="005347D2"/>
    <w:rsid w:val="005350F8"/>
    <w:rsid w:val="005353A6"/>
    <w:rsid w:val="005355DA"/>
    <w:rsid w:val="00535FC9"/>
    <w:rsid w:val="00536311"/>
    <w:rsid w:val="00536536"/>
    <w:rsid w:val="0053681E"/>
    <w:rsid w:val="0053695C"/>
    <w:rsid w:val="00536BE1"/>
    <w:rsid w:val="00536F07"/>
    <w:rsid w:val="00537448"/>
    <w:rsid w:val="00537C2B"/>
    <w:rsid w:val="005400B9"/>
    <w:rsid w:val="005401E6"/>
    <w:rsid w:val="00540804"/>
    <w:rsid w:val="00540AD1"/>
    <w:rsid w:val="00541D34"/>
    <w:rsid w:val="00541D6F"/>
    <w:rsid w:val="00541DFD"/>
    <w:rsid w:val="00541FE9"/>
    <w:rsid w:val="00542A54"/>
    <w:rsid w:val="005433A9"/>
    <w:rsid w:val="00543AF3"/>
    <w:rsid w:val="00543FC2"/>
    <w:rsid w:val="005440CF"/>
    <w:rsid w:val="00544E52"/>
    <w:rsid w:val="00545D28"/>
    <w:rsid w:val="00546125"/>
    <w:rsid w:val="00547578"/>
    <w:rsid w:val="00547635"/>
    <w:rsid w:val="005512CE"/>
    <w:rsid w:val="00551796"/>
    <w:rsid w:val="00551C1D"/>
    <w:rsid w:val="00551D7C"/>
    <w:rsid w:val="00551E38"/>
    <w:rsid w:val="00552535"/>
    <w:rsid w:val="005529C7"/>
    <w:rsid w:val="005537A1"/>
    <w:rsid w:val="005539FD"/>
    <w:rsid w:val="00553F5D"/>
    <w:rsid w:val="0055421B"/>
    <w:rsid w:val="00554284"/>
    <w:rsid w:val="0055594B"/>
    <w:rsid w:val="00555CBF"/>
    <w:rsid w:val="00555D05"/>
    <w:rsid w:val="00555DE4"/>
    <w:rsid w:val="00556180"/>
    <w:rsid w:val="005570C5"/>
    <w:rsid w:val="0055722C"/>
    <w:rsid w:val="0055794E"/>
    <w:rsid w:val="00557990"/>
    <w:rsid w:val="00557C4C"/>
    <w:rsid w:val="00557CDB"/>
    <w:rsid w:val="00560037"/>
    <w:rsid w:val="00560517"/>
    <w:rsid w:val="005606D9"/>
    <w:rsid w:val="00560756"/>
    <w:rsid w:val="005608DD"/>
    <w:rsid w:val="00560C20"/>
    <w:rsid w:val="00560C3A"/>
    <w:rsid w:val="00561125"/>
    <w:rsid w:val="00561249"/>
    <w:rsid w:val="00561717"/>
    <w:rsid w:val="00562FD1"/>
    <w:rsid w:val="0056310C"/>
    <w:rsid w:val="005638CD"/>
    <w:rsid w:val="00564088"/>
    <w:rsid w:val="005643AD"/>
    <w:rsid w:val="0056478D"/>
    <w:rsid w:val="0056491B"/>
    <w:rsid w:val="00564CD1"/>
    <w:rsid w:val="00564CE6"/>
    <w:rsid w:val="00564F0C"/>
    <w:rsid w:val="00565991"/>
    <w:rsid w:val="00565BCD"/>
    <w:rsid w:val="00565D62"/>
    <w:rsid w:val="00565F6C"/>
    <w:rsid w:val="00566041"/>
    <w:rsid w:val="00566122"/>
    <w:rsid w:val="00566316"/>
    <w:rsid w:val="0056662C"/>
    <w:rsid w:val="0056698B"/>
    <w:rsid w:val="00566D2E"/>
    <w:rsid w:val="005701AD"/>
    <w:rsid w:val="005704F1"/>
    <w:rsid w:val="00570501"/>
    <w:rsid w:val="005707DC"/>
    <w:rsid w:val="00570A54"/>
    <w:rsid w:val="00570EDF"/>
    <w:rsid w:val="00571269"/>
    <w:rsid w:val="005718A3"/>
    <w:rsid w:val="00571FC5"/>
    <w:rsid w:val="005726DD"/>
    <w:rsid w:val="005728BB"/>
    <w:rsid w:val="00572AB1"/>
    <w:rsid w:val="00572E98"/>
    <w:rsid w:val="005732EB"/>
    <w:rsid w:val="00573A44"/>
    <w:rsid w:val="00574242"/>
    <w:rsid w:val="0057482C"/>
    <w:rsid w:val="005749EB"/>
    <w:rsid w:val="00574A93"/>
    <w:rsid w:val="00574C50"/>
    <w:rsid w:val="00574E85"/>
    <w:rsid w:val="00575353"/>
    <w:rsid w:val="00575458"/>
    <w:rsid w:val="00575C71"/>
    <w:rsid w:val="00576029"/>
    <w:rsid w:val="00576508"/>
    <w:rsid w:val="00576817"/>
    <w:rsid w:val="005768BD"/>
    <w:rsid w:val="005768BE"/>
    <w:rsid w:val="00576D49"/>
    <w:rsid w:val="005776CB"/>
    <w:rsid w:val="005777E2"/>
    <w:rsid w:val="00580516"/>
    <w:rsid w:val="005805B0"/>
    <w:rsid w:val="00580625"/>
    <w:rsid w:val="0058101E"/>
    <w:rsid w:val="005810DB"/>
    <w:rsid w:val="005812EB"/>
    <w:rsid w:val="00581395"/>
    <w:rsid w:val="00581C6C"/>
    <w:rsid w:val="00581F87"/>
    <w:rsid w:val="0058397B"/>
    <w:rsid w:val="00583B47"/>
    <w:rsid w:val="00583CC7"/>
    <w:rsid w:val="00583CF8"/>
    <w:rsid w:val="005844B4"/>
    <w:rsid w:val="00584A4A"/>
    <w:rsid w:val="00584A7D"/>
    <w:rsid w:val="00585C11"/>
    <w:rsid w:val="005861F8"/>
    <w:rsid w:val="00586591"/>
    <w:rsid w:val="0058660B"/>
    <w:rsid w:val="00586F1D"/>
    <w:rsid w:val="0058731E"/>
    <w:rsid w:val="005901DE"/>
    <w:rsid w:val="00590204"/>
    <w:rsid w:val="0059029D"/>
    <w:rsid w:val="00590392"/>
    <w:rsid w:val="005905BE"/>
    <w:rsid w:val="005905CA"/>
    <w:rsid w:val="00591161"/>
    <w:rsid w:val="00591BDA"/>
    <w:rsid w:val="00592428"/>
    <w:rsid w:val="00592521"/>
    <w:rsid w:val="00592998"/>
    <w:rsid w:val="00592B47"/>
    <w:rsid w:val="00592E2C"/>
    <w:rsid w:val="005932CB"/>
    <w:rsid w:val="00594285"/>
    <w:rsid w:val="005944E2"/>
    <w:rsid w:val="00594DE9"/>
    <w:rsid w:val="005952CE"/>
    <w:rsid w:val="005958CE"/>
    <w:rsid w:val="005961AF"/>
    <w:rsid w:val="0059633A"/>
    <w:rsid w:val="0059661F"/>
    <w:rsid w:val="0059665B"/>
    <w:rsid w:val="0059694A"/>
    <w:rsid w:val="00596CF0"/>
    <w:rsid w:val="0059749B"/>
    <w:rsid w:val="005A036D"/>
    <w:rsid w:val="005A060F"/>
    <w:rsid w:val="005A1149"/>
    <w:rsid w:val="005A138D"/>
    <w:rsid w:val="005A292E"/>
    <w:rsid w:val="005A2EA0"/>
    <w:rsid w:val="005A3A46"/>
    <w:rsid w:val="005A47BD"/>
    <w:rsid w:val="005A4C81"/>
    <w:rsid w:val="005A60AC"/>
    <w:rsid w:val="005A63A3"/>
    <w:rsid w:val="005A6436"/>
    <w:rsid w:val="005A6538"/>
    <w:rsid w:val="005A6800"/>
    <w:rsid w:val="005B06B5"/>
    <w:rsid w:val="005B1212"/>
    <w:rsid w:val="005B121F"/>
    <w:rsid w:val="005B137F"/>
    <w:rsid w:val="005B1438"/>
    <w:rsid w:val="005B1A9D"/>
    <w:rsid w:val="005B2583"/>
    <w:rsid w:val="005B290A"/>
    <w:rsid w:val="005B302B"/>
    <w:rsid w:val="005B3BF6"/>
    <w:rsid w:val="005B3D85"/>
    <w:rsid w:val="005B48E5"/>
    <w:rsid w:val="005B4B3C"/>
    <w:rsid w:val="005B4B9B"/>
    <w:rsid w:val="005B4D93"/>
    <w:rsid w:val="005B5003"/>
    <w:rsid w:val="005B528B"/>
    <w:rsid w:val="005B577E"/>
    <w:rsid w:val="005B5B74"/>
    <w:rsid w:val="005B5BD5"/>
    <w:rsid w:val="005B5D69"/>
    <w:rsid w:val="005B5DBD"/>
    <w:rsid w:val="005B5EC3"/>
    <w:rsid w:val="005B6B0F"/>
    <w:rsid w:val="005B6F60"/>
    <w:rsid w:val="005B7588"/>
    <w:rsid w:val="005B7738"/>
    <w:rsid w:val="005B7C4E"/>
    <w:rsid w:val="005C01AC"/>
    <w:rsid w:val="005C03C6"/>
    <w:rsid w:val="005C1264"/>
    <w:rsid w:val="005C1821"/>
    <w:rsid w:val="005C188F"/>
    <w:rsid w:val="005C22C6"/>
    <w:rsid w:val="005C284D"/>
    <w:rsid w:val="005C37C3"/>
    <w:rsid w:val="005C5990"/>
    <w:rsid w:val="005C5EBC"/>
    <w:rsid w:val="005C6290"/>
    <w:rsid w:val="005C63AF"/>
    <w:rsid w:val="005C6540"/>
    <w:rsid w:val="005C6E52"/>
    <w:rsid w:val="005C7035"/>
    <w:rsid w:val="005C72AE"/>
    <w:rsid w:val="005C76FE"/>
    <w:rsid w:val="005C7A06"/>
    <w:rsid w:val="005D04A3"/>
    <w:rsid w:val="005D09E8"/>
    <w:rsid w:val="005D0D8D"/>
    <w:rsid w:val="005D0FEE"/>
    <w:rsid w:val="005D212E"/>
    <w:rsid w:val="005D431F"/>
    <w:rsid w:val="005D4597"/>
    <w:rsid w:val="005D4962"/>
    <w:rsid w:val="005D5ADB"/>
    <w:rsid w:val="005D659F"/>
    <w:rsid w:val="005D7688"/>
    <w:rsid w:val="005D793C"/>
    <w:rsid w:val="005E05DB"/>
    <w:rsid w:val="005E15BD"/>
    <w:rsid w:val="005E1813"/>
    <w:rsid w:val="005E1993"/>
    <w:rsid w:val="005E2A09"/>
    <w:rsid w:val="005E2B2B"/>
    <w:rsid w:val="005E2F9B"/>
    <w:rsid w:val="005E2F9C"/>
    <w:rsid w:val="005E35FC"/>
    <w:rsid w:val="005E3630"/>
    <w:rsid w:val="005E36BC"/>
    <w:rsid w:val="005E3B58"/>
    <w:rsid w:val="005E3EE6"/>
    <w:rsid w:val="005E3F54"/>
    <w:rsid w:val="005E420F"/>
    <w:rsid w:val="005E4AE2"/>
    <w:rsid w:val="005E4FE7"/>
    <w:rsid w:val="005E5253"/>
    <w:rsid w:val="005E592B"/>
    <w:rsid w:val="005E59A1"/>
    <w:rsid w:val="005E5E20"/>
    <w:rsid w:val="005E5FB1"/>
    <w:rsid w:val="005E6241"/>
    <w:rsid w:val="005E62BD"/>
    <w:rsid w:val="005E64D7"/>
    <w:rsid w:val="005E6716"/>
    <w:rsid w:val="005E6AF5"/>
    <w:rsid w:val="005E6EC5"/>
    <w:rsid w:val="005E700E"/>
    <w:rsid w:val="005E7553"/>
    <w:rsid w:val="005E79B8"/>
    <w:rsid w:val="005E7ED6"/>
    <w:rsid w:val="005F007C"/>
    <w:rsid w:val="005F06E1"/>
    <w:rsid w:val="005F0D4E"/>
    <w:rsid w:val="005F0FC0"/>
    <w:rsid w:val="005F1672"/>
    <w:rsid w:val="005F1AA7"/>
    <w:rsid w:val="005F24A7"/>
    <w:rsid w:val="005F2C41"/>
    <w:rsid w:val="005F3134"/>
    <w:rsid w:val="005F3635"/>
    <w:rsid w:val="005F3689"/>
    <w:rsid w:val="005F3744"/>
    <w:rsid w:val="005F3E12"/>
    <w:rsid w:val="005F40F5"/>
    <w:rsid w:val="005F4855"/>
    <w:rsid w:val="005F4B2F"/>
    <w:rsid w:val="005F4B80"/>
    <w:rsid w:val="005F4B91"/>
    <w:rsid w:val="005F5082"/>
    <w:rsid w:val="005F575C"/>
    <w:rsid w:val="005F5C81"/>
    <w:rsid w:val="005F5D12"/>
    <w:rsid w:val="005F5E8C"/>
    <w:rsid w:val="005F6202"/>
    <w:rsid w:val="005F62EA"/>
    <w:rsid w:val="005F6CAF"/>
    <w:rsid w:val="005F75FC"/>
    <w:rsid w:val="005F7C40"/>
    <w:rsid w:val="00600230"/>
    <w:rsid w:val="00600678"/>
    <w:rsid w:val="00600A2C"/>
    <w:rsid w:val="00600A3B"/>
    <w:rsid w:val="00601404"/>
    <w:rsid w:val="0060199E"/>
    <w:rsid w:val="00601BCF"/>
    <w:rsid w:val="00601C8E"/>
    <w:rsid w:val="00601E93"/>
    <w:rsid w:val="00602340"/>
    <w:rsid w:val="006024A5"/>
    <w:rsid w:val="00602E54"/>
    <w:rsid w:val="00603F4A"/>
    <w:rsid w:val="00604A3E"/>
    <w:rsid w:val="00604E69"/>
    <w:rsid w:val="00605D83"/>
    <w:rsid w:val="00606F32"/>
    <w:rsid w:val="006071EF"/>
    <w:rsid w:val="006079B5"/>
    <w:rsid w:val="00610065"/>
    <w:rsid w:val="006103C2"/>
    <w:rsid w:val="006110E2"/>
    <w:rsid w:val="00612182"/>
    <w:rsid w:val="00612876"/>
    <w:rsid w:val="00612B0C"/>
    <w:rsid w:val="00612C92"/>
    <w:rsid w:val="0061425B"/>
    <w:rsid w:val="00614A9B"/>
    <w:rsid w:val="0061571A"/>
    <w:rsid w:val="00617434"/>
    <w:rsid w:val="00617DF4"/>
    <w:rsid w:val="006202C6"/>
    <w:rsid w:val="0062099F"/>
    <w:rsid w:val="0062150D"/>
    <w:rsid w:val="00622139"/>
    <w:rsid w:val="006233A3"/>
    <w:rsid w:val="00623948"/>
    <w:rsid w:val="00623C09"/>
    <w:rsid w:val="00623F1C"/>
    <w:rsid w:val="00624030"/>
    <w:rsid w:val="0062420C"/>
    <w:rsid w:val="0062459C"/>
    <w:rsid w:val="00624652"/>
    <w:rsid w:val="006246C6"/>
    <w:rsid w:val="00624D87"/>
    <w:rsid w:val="00624F8A"/>
    <w:rsid w:val="006254D5"/>
    <w:rsid w:val="0062575C"/>
    <w:rsid w:val="006257CF"/>
    <w:rsid w:val="006259B7"/>
    <w:rsid w:val="00626281"/>
    <w:rsid w:val="00626609"/>
    <w:rsid w:val="0062663B"/>
    <w:rsid w:val="0062744D"/>
    <w:rsid w:val="00627D6C"/>
    <w:rsid w:val="006301E1"/>
    <w:rsid w:val="00630EF6"/>
    <w:rsid w:val="00632755"/>
    <w:rsid w:val="006327CF"/>
    <w:rsid w:val="006327F9"/>
    <w:rsid w:val="0063377D"/>
    <w:rsid w:val="00633A38"/>
    <w:rsid w:val="00633D02"/>
    <w:rsid w:val="00633E59"/>
    <w:rsid w:val="00633F4E"/>
    <w:rsid w:val="00633FE7"/>
    <w:rsid w:val="006344E0"/>
    <w:rsid w:val="00634E71"/>
    <w:rsid w:val="00635730"/>
    <w:rsid w:val="00635E27"/>
    <w:rsid w:val="00635FB0"/>
    <w:rsid w:val="006361CD"/>
    <w:rsid w:val="00636535"/>
    <w:rsid w:val="00636959"/>
    <w:rsid w:val="00636DA5"/>
    <w:rsid w:val="006370DF"/>
    <w:rsid w:val="00637138"/>
    <w:rsid w:val="006374AF"/>
    <w:rsid w:val="00637549"/>
    <w:rsid w:val="00637A22"/>
    <w:rsid w:val="0064077D"/>
    <w:rsid w:val="00640985"/>
    <w:rsid w:val="00641684"/>
    <w:rsid w:val="00641B59"/>
    <w:rsid w:val="00641EE6"/>
    <w:rsid w:val="00642942"/>
    <w:rsid w:val="006429D8"/>
    <w:rsid w:val="00642B2D"/>
    <w:rsid w:val="0064369C"/>
    <w:rsid w:val="00643831"/>
    <w:rsid w:val="00643AA4"/>
    <w:rsid w:val="00643B27"/>
    <w:rsid w:val="006447B9"/>
    <w:rsid w:val="00644A8E"/>
    <w:rsid w:val="0064505D"/>
    <w:rsid w:val="00645427"/>
    <w:rsid w:val="006455B8"/>
    <w:rsid w:val="00646830"/>
    <w:rsid w:val="00646B6E"/>
    <w:rsid w:val="00646C2B"/>
    <w:rsid w:val="00646F12"/>
    <w:rsid w:val="00647995"/>
    <w:rsid w:val="006507F2"/>
    <w:rsid w:val="00650BC0"/>
    <w:rsid w:val="00650D76"/>
    <w:rsid w:val="00651065"/>
    <w:rsid w:val="00651440"/>
    <w:rsid w:val="0065197C"/>
    <w:rsid w:val="006521CB"/>
    <w:rsid w:val="006523E8"/>
    <w:rsid w:val="006526DF"/>
    <w:rsid w:val="00653C1D"/>
    <w:rsid w:val="00653CB0"/>
    <w:rsid w:val="00653D6A"/>
    <w:rsid w:val="00653F0A"/>
    <w:rsid w:val="006541BB"/>
    <w:rsid w:val="006542EC"/>
    <w:rsid w:val="00654987"/>
    <w:rsid w:val="00654DFD"/>
    <w:rsid w:val="0065554B"/>
    <w:rsid w:val="006558E8"/>
    <w:rsid w:val="00655C84"/>
    <w:rsid w:val="00655EEF"/>
    <w:rsid w:val="006562CC"/>
    <w:rsid w:val="006564B3"/>
    <w:rsid w:val="00656601"/>
    <w:rsid w:val="006569E4"/>
    <w:rsid w:val="00657BCC"/>
    <w:rsid w:val="00657CE1"/>
    <w:rsid w:val="00660394"/>
    <w:rsid w:val="0066090F"/>
    <w:rsid w:val="006610C4"/>
    <w:rsid w:val="0066114D"/>
    <w:rsid w:val="00661CCA"/>
    <w:rsid w:val="00661F8F"/>
    <w:rsid w:val="0066213D"/>
    <w:rsid w:val="006621FE"/>
    <w:rsid w:val="0066234A"/>
    <w:rsid w:val="0066270F"/>
    <w:rsid w:val="00662803"/>
    <w:rsid w:val="00662E04"/>
    <w:rsid w:val="0066336D"/>
    <w:rsid w:val="00663973"/>
    <w:rsid w:val="006639F8"/>
    <w:rsid w:val="00663D1A"/>
    <w:rsid w:val="00663FA5"/>
    <w:rsid w:val="006640CA"/>
    <w:rsid w:val="0066453A"/>
    <w:rsid w:val="006648D4"/>
    <w:rsid w:val="00664E31"/>
    <w:rsid w:val="00665011"/>
    <w:rsid w:val="00665C18"/>
    <w:rsid w:val="00665FF8"/>
    <w:rsid w:val="00666095"/>
    <w:rsid w:val="006666C3"/>
    <w:rsid w:val="00667AB2"/>
    <w:rsid w:val="00667BED"/>
    <w:rsid w:val="00667E0F"/>
    <w:rsid w:val="00670204"/>
    <w:rsid w:val="006705F7"/>
    <w:rsid w:val="006707BC"/>
    <w:rsid w:val="00670D69"/>
    <w:rsid w:val="0067126E"/>
    <w:rsid w:val="00671B87"/>
    <w:rsid w:val="00671E28"/>
    <w:rsid w:val="0067205F"/>
    <w:rsid w:val="00672083"/>
    <w:rsid w:val="0067218E"/>
    <w:rsid w:val="006725DA"/>
    <w:rsid w:val="0067269D"/>
    <w:rsid w:val="00672788"/>
    <w:rsid w:val="00672D84"/>
    <w:rsid w:val="006734EF"/>
    <w:rsid w:val="0067357B"/>
    <w:rsid w:val="00673972"/>
    <w:rsid w:val="00673B41"/>
    <w:rsid w:val="00674520"/>
    <w:rsid w:val="0067453F"/>
    <w:rsid w:val="00674674"/>
    <w:rsid w:val="006757A8"/>
    <w:rsid w:val="00675825"/>
    <w:rsid w:val="00675EDF"/>
    <w:rsid w:val="006769E3"/>
    <w:rsid w:val="00676D1B"/>
    <w:rsid w:val="00676D74"/>
    <w:rsid w:val="00676E7D"/>
    <w:rsid w:val="006772D1"/>
    <w:rsid w:val="006773A9"/>
    <w:rsid w:val="00677511"/>
    <w:rsid w:val="00680457"/>
    <w:rsid w:val="006817E9"/>
    <w:rsid w:val="00681962"/>
    <w:rsid w:val="00681CBE"/>
    <w:rsid w:val="00682CC8"/>
    <w:rsid w:val="00683055"/>
    <w:rsid w:val="0068322E"/>
    <w:rsid w:val="00683330"/>
    <w:rsid w:val="006833EB"/>
    <w:rsid w:val="0068346D"/>
    <w:rsid w:val="006835C6"/>
    <w:rsid w:val="006836B8"/>
    <w:rsid w:val="006838EA"/>
    <w:rsid w:val="00683A6E"/>
    <w:rsid w:val="00683B8B"/>
    <w:rsid w:val="00683C11"/>
    <w:rsid w:val="00683EFF"/>
    <w:rsid w:val="00684228"/>
    <w:rsid w:val="006843DD"/>
    <w:rsid w:val="00684C18"/>
    <w:rsid w:val="00684CB2"/>
    <w:rsid w:val="00684FC8"/>
    <w:rsid w:val="006852A5"/>
    <w:rsid w:val="00685603"/>
    <w:rsid w:val="00685C57"/>
    <w:rsid w:val="00686117"/>
    <w:rsid w:val="006861ED"/>
    <w:rsid w:val="00686C63"/>
    <w:rsid w:val="00687E27"/>
    <w:rsid w:val="006906B3"/>
    <w:rsid w:val="006906E0"/>
    <w:rsid w:val="00690A13"/>
    <w:rsid w:val="00690C0A"/>
    <w:rsid w:val="00690CC6"/>
    <w:rsid w:val="00691547"/>
    <w:rsid w:val="006917EE"/>
    <w:rsid w:val="00691C07"/>
    <w:rsid w:val="006929CB"/>
    <w:rsid w:val="00692EEF"/>
    <w:rsid w:val="00692EF6"/>
    <w:rsid w:val="00692FC7"/>
    <w:rsid w:val="00693082"/>
    <w:rsid w:val="00693142"/>
    <w:rsid w:val="006931CC"/>
    <w:rsid w:val="00693433"/>
    <w:rsid w:val="006936EB"/>
    <w:rsid w:val="006937EF"/>
    <w:rsid w:val="00693818"/>
    <w:rsid w:val="006938BE"/>
    <w:rsid w:val="006947B8"/>
    <w:rsid w:val="00694BC4"/>
    <w:rsid w:val="00694D24"/>
    <w:rsid w:val="00694E75"/>
    <w:rsid w:val="00694EFC"/>
    <w:rsid w:val="006952C2"/>
    <w:rsid w:val="00695C48"/>
    <w:rsid w:val="00695C59"/>
    <w:rsid w:val="00695E0A"/>
    <w:rsid w:val="0069617D"/>
    <w:rsid w:val="00696676"/>
    <w:rsid w:val="0069693A"/>
    <w:rsid w:val="00696D7E"/>
    <w:rsid w:val="00697487"/>
    <w:rsid w:val="006975B9"/>
    <w:rsid w:val="006978AA"/>
    <w:rsid w:val="0069792A"/>
    <w:rsid w:val="00697A1E"/>
    <w:rsid w:val="00697E17"/>
    <w:rsid w:val="006A06F2"/>
    <w:rsid w:val="006A078E"/>
    <w:rsid w:val="006A0E3E"/>
    <w:rsid w:val="006A11B2"/>
    <w:rsid w:val="006A1312"/>
    <w:rsid w:val="006A1337"/>
    <w:rsid w:val="006A13EF"/>
    <w:rsid w:val="006A13F6"/>
    <w:rsid w:val="006A1569"/>
    <w:rsid w:val="006A16D9"/>
    <w:rsid w:val="006A2270"/>
    <w:rsid w:val="006A246F"/>
    <w:rsid w:val="006A27B8"/>
    <w:rsid w:val="006A28BC"/>
    <w:rsid w:val="006A2B71"/>
    <w:rsid w:val="006A2E2E"/>
    <w:rsid w:val="006A384C"/>
    <w:rsid w:val="006A3EC4"/>
    <w:rsid w:val="006A4B93"/>
    <w:rsid w:val="006A5060"/>
    <w:rsid w:val="006A60CF"/>
    <w:rsid w:val="006A63A2"/>
    <w:rsid w:val="006A6551"/>
    <w:rsid w:val="006A66E8"/>
    <w:rsid w:val="006A76DC"/>
    <w:rsid w:val="006A7906"/>
    <w:rsid w:val="006A7B0A"/>
    <w:rsid w:val="006A7BB3"/>
    <w:rsid w:val="006B000B"/>
    <w:rsid w:val="006B0062"/>
    <w:rsid w:val="006B1357"/>
    <w:rsid w:val="006B1691"/>
    <w:rsid w:val="006B1D76"/>
    <w:rsid w:val="006B1FE6"/>
    <w:rsid w:val="006B205E"/>
    <w:rsid w:val="006B207E"/>
    <w:rsid w:val="006B2324"/>
    <w:rsid w:val="006B335B"/>
    <w:rsid w:val="006B401B"/>
    <w:rsid w:val="006B42B6"/>
    <w:rsid w:val="006B45AF"/>
    <w:rsid w:val="006B552E"/>
    <w:rsid w:val="006B56DC"/>
    <w:rsid w:val="006B6295"/>
    <w:rsid w:val="006B6ADF"/>
    <w:rsid w:val="006B7BE4"/>
    <w:rsid w:val="006B7CB5"/>
    <w:rsid w:val="006B7DF1"/>
    <w:rsid w:val="006C0F56"/>
    <w:rsid w:val="006C143B"/>
    <w:rsid w:val="006C1758"/>
    <w:rsid w:val="006C229B"/>
    <w:rsid w:val="006C2811"/>
    <w:rsid w:val="006C296C"/>
    <w:rsid w:val="006C2E3E"/>
    <w:rsid w:val="006C36BA"/>
    <w:rsid w:val="006C38F1"/>
    <w:rsid w:val="006C38F2"/>
    <w:rsid w:val="006C3E1A"/>
    <w:rsid w:val="006C3E31"/>
    <w:rsid w:val="006C3ECC"/>
    <w:rsid w:val="006C4175"/>
    <w:rsid w:val="006C47BC"/>
    <w:rsid w:val="006C4800"/>
    <w:rsid w:val="006C49BF"/>
    <w:rsid w:val="006C49C8"/>
    <w:rsid w:val="006C5812"/>
    <w:rsid w:val="006C63B9"/>
    <w:rsid w:val="006C681E"/>
    <w:rsid w:val="006C7043"/>
    <w:rsid w:val="006C72D8"/>
    <w:rsid w:val="006C73A6"/>
    <w:rsid w:val="006C741C"/>
    <w:rsid w:val="006C764B"/>
    <w:rsid w:val="006C7817"/>
    <w:rsid w:val="006C785E"/>
    <w:rsid w:val="006C78A3"/>
    <w:rsid w:val="006C796F"/>
    <w:rsid w:val="006C7F51"/>
    <w:rsid w:val="006D0467"/>
    <w:rsid w:val="006D0966"/>
    <w:rsid w:val="006D0A4B"/>
    <w:rsid w:val="006D0ADD"/>
    <w:rsid w:val="006D0B91"/>
    <w:rsid w:val="006D18A5"/>
    <w:rsid w:val="006D1D15"/>
    <w:rsid w:val="006D1F2B"/>
    <w:rsid w:val="006D22FB"/>
    <w:rsid w:val="006D3315"/>
    <w:rsid w:val="006D35C6"/>
    <w:rsid w:val="006D38D9"/>
    <w:rsid w:val="006D39E1"/>
    <w:rsid w:val="006D3B38"/>
    <w:rsid w:val="006D4664"/>
    <w:rsid w:val="006D5653"/>
    <w:rsid w:val="006D5E2E"/>
    <w:rsid w:val="006D621F"/>
    <w:rsid w:val="006D715B"/>
    <w:rsid w:val="006D72A3"/>
    <w:rsid w:val="006D7ABA"/>
    <w:rsid w:val="006E042D"/>
    <w:rsid w:val="006E0749"/>
    <w:rsid w:val="006E0A93"/>
    <w:rsid w:val="006E11DE"/>
    <w:rsid w:val="006E1739"/>
    <w:rsid w:val="006E1859"/>
    <w:rsid w:val="006E1868"/>
    <w:rsid w:val="006E2279"/>
    <w:rsid w:val="006E2A0F"/>
    <w:rsid w:val="006E2BE6"/>
    <w:rsid w:val="006E3468"/>
    <w:rsid w:val="006E3BD0"/>
    <w:rsid w:val="006E4194"/>
    <w:rsid w:val="006E4230"/>
    <w:rsid w:val="006E472E"/>
    <w:rsid w:val="006E4A2A"/>
    <w:rsid w:val="006E4CA3"/>
    <w:rsid w:val="006E4ED8"/>
    <w:rsid w:val="006E51F8"/>
    <w:rsid w:val="006E54BD"/>
    <w:rsid w:val="006E5EA3"/>
    <w:rsid w:val="006E67B4"/>
    <w:rsid w:val="006E6BCD"/>
    <w:rsid w:val="006E6FDE"/>
    <w:rsid w:val="006E7047"/>
    <w:rsid w:val="006E7668"/>
    <w:rsid w:val="006E7D49"/>
    <w:rsid w:val="006F0AF7"/>
    <w:rsid w:val="006F0DF1"/>
    <w:rsid w:val="006F1B2E"/>
    <w:rsid w:val="006F1D79"/>
    <w:rsid w:val="006F22EB"/>
    <w:rsid w:val="006F25BE"/>
    <w:rsid w:val="006F26FE"/>
    <w:rsid w:val="006F3EBC"/>
    <w:rsid w:val="006F43C2"/>
    <w:rsid w:val="006F4645"/>
    <w:rsid w:val="006F4A21"/>
    <w:rsid w:val="006F4A49"/>
    <w:rsid w:val="006F50B6"/>
    <w:rsid w:val="006F5179"/>
    <w:rsid w:val="006F5279"/>
    <w:rsid w:val="006F6237"/>
    <w:rsid w:val="006F6851"/>
    <w:rsid w:val="006F6E40"/>
    <w:rsid w:val="006F7C8B"/>
    <w:rsid w:val="006F7FC7"/>
    <w:rsid w:val="007002BD"/>
    <w:rsid w:val="00700716"/>
    <w:rsid w:val="007012F2"/>
    <w:rsid w:val="007015F1"/>
    <w:rsid w:val="007016F1"/>
    <w:rsid w:val="007019A9"/>
    <w:rsid w:val="00701D62"/>
    <w:rsid w:val="00702397"/>
    <w:rsid w:val="00702DC2"/>
    <w:rsid w:val="00702F8A"/>
    <w:rsid w:val="00703217"/>
    <w:rsid w:val="00703707"/>
    <w:rsid w:val="00703992"/>
    <w:rsid w:val="00703A71"/>
    <w:rsid w:val="00703EB4"/>
    <w:rsid w:val="00704E36"/>
    <w:rsid w:val="00704EE6"/>
    <w:rsid w:val="00705553"/>
    <w:rsid w:val="0070581F"/>
    <w:rsid w:val="00705C95"/>
    <w:rsid w:val="00705C9C"/>
    <w:rsid w:val="00706348"/>
    <w:rsid w:val="00706523"/>
    <w:rsid w:val="007066CA"/>
    <w:rsid w:val="00706913"/>
    <w:rsid w:val="00707793"/>
    <w:rsid w:val="00710CEF"/>
    <w:rsid w:val="00710E5D"/>
    <w:rsid w:val="00710E68"/>
    <w:rsid w:val="007112AC"/>
    <w:rsid w:val="007123C1"/>
    <w:rsid w:val="00712DBB"/>
    <w:rsid w:val="00712FEF"/>
    <w:rsid w:val="00713467"/>
    <w:rsid w:val="00713848"/>
    <w:rsid w:val="00713C49"/>
    <w:rsid w:val="00714147"/>
    <w:rsid w:val="007148EF"/>
    <w:rsid w:val="00714979"/>
    <w:rsid w:val="00714A0B"/>
    <w:rsid w:val="00715A38"/>
    <w:rsid w:val="00715C83"/>
    <w:rsid w:val="00715FBC"/>
    <w:rsid w:val="007160C0"/>
    <w:rsid w:val="0071625F"/>
    <w:rsid w:val="0071690C"/>
    <w:rsid w:val="00716A2A"/>
    <w:rsid w:val="00716AD7"/>
    <w:rsid w:val="00716DE6"/>
    <w:rsid w:val="00716F7F"/>
    <w:rsid w:val="007177E0"/>
    <w:rsid w:val="00720855"/>
    <w:rsid w:val="00721C19"/>
    <w:rsid w:val="00721C82"/>
    <w:rsid w:val="007220A3"/>
    <w:rsid w:val="00722613"/>
    <w:rsid w:val="007227C7"/>
    <w:rsid w:val="0072285F"/>
    <w:rsid w:val="007228B8"/>
    <w:rsid w:val="00722FFB"/>
    <w:rsid w:val="007238E0"/>
    <w:rsid w:val="00723FBF"/>
    <w:rsid w:val="0072451B"/>
    <w:rsid w:val="007246DA"/>
    <w:rsid w:val="007247DC"/>
    <w:rsid w:val="007249DF"/>
    <w:rsid w:val="007251E2"/>
    <w:rsid w:val="007251FC"/>
    <w:rsid w:val="0072545A"/>
    <w:rsid w:val="00725608"/>
    <w:rsid w:val="00726A53"/>
    <w:rsid w:val="00727269"/>
    <w:rsid w:val="007276E2"/>
    <w:rsid w:val="00727FE4"/>
    <w:rsid w:val="0073098F"/>
    <w:rsid w:val="00731080"/>
    <w:rsid w:val="00731281"/>
    <w:rsid w:val="00731AC5"/>
    <w:rsid w:val="00732C2A"/>
    <w:rsid w:val="00732E97"/>
    <w:rsid w:val="0073306D"/>
    <w:rsid w:val="007331FD"/>
    <w:rsid w:val="00733327"/>
    <w:rsid w:val="007339C8"/>
    <w:rsid w:val="00733A6E"/>
    <w:rsid w:val="00733C76"/>
    <w:rsid w:val="007342E4"/>
    <w:rsid w:val="007343CD"/>
    <w:rsid w:val="007344D5"/>
    <w:rsid w:val="00735445"/>
    <w:rsid w:val="00735581"/>
    <w:rsid w:val="007357EF"/>
    <w:rsid w:val="00736997"/>
    <w:rsid w:val="007373AE"/>
    <w:rsid w:val="00737484"/>
    <w:rsid w:val="007376D4"/>
    <w:rsid w:val="007379F2"/>
    <w:rsid w:val="00737CDE"/>
    <w:rsid w:val="00737E8A"/>
    <w:rsid w:val="00740F05"/>
    <w:rsid w:val="00741205"/>
    <w:rsid w:val="00741C04"/>
    <w:rsid w:val="00741FC6"/>
    <w:rsid w:val="007424BF"/>
    <w:rsid w:val="007429B7"/>
    <w:rsid w:val="00742A88"/>
    <w:rsid w:val="00743118"/>
    <w:rsid w:val="007435FC"/>
    <w:rsid w:val="007436D7"/>
    <w:rsid w:val="0074378A"/>
    <w:rsid w:val="00743CFE"/>
    <w:rsid w:val="00743EB7"/>
    <w:rsid w:val="00744012"/>
    <w:rsid w:val="00744130"/>
    <w:rsid w:val="007447F6"/>
    <w:rsid w:val="00745099"/>
    <w:rsid w:val="0074520D"/>
    <w:rsid w:val="00745DE3"/>
    <w:rsid w:val="007470DD"/>
    <w:rsid w:val="00747246"/>
    <w:rsid w:val="007476A0"/>
    <w:rsid w:val="0074777C"/>
    <w:rsid w:val="0074781F"/>
    <w:rsid w:val="0074782D"/>
    <w:rsid w:val="00750290"/>
    <w:rsid w:val="00750447"/>
    <w:rsid w:val="00750EBC"/>
    <w:rsid w:val="00751337"/>
    <w:rsid w:val="00751A97"/>
    <w:rsid w:val="007521E9"/>
    <w:rsid w:val="00752348"/>
    <w:rsid w:val="0075265D"/>
    <w:rsid w:val="0075289C"/>
    <w:rsid w:val="007528F2"/>
    <w:rsid w:val="00752ED7"/>
    <w:rsid w:val="00753145"/>
    <w:rsid w:val="007535B3"/>
    <w:rsid w:val="00753B95"/>
    <w:rsid w:val="007541AA"/>
    <w:rsid w:val="00754541"/>
    <w:rsid w:val="0075513E"/>
    <w:rsid w:val="0075535E"/>
    <w:rsid w:val="0075551B"/>
    <w:rsid w:val="00755E5D"/>
    <w:rsid w:val="007568CE"/>
    <w:rsid w:val="00756D6E"/>
    <w:rsid w:val="0075795F"/>
    <w:rsid w:val="00757F7E"/>
    <w:rsid w:val="00760178"/>
    <w:rsid w:val="00760222"/>
    <w:rsid w:val="007605DC"/>
    <w:rsid w:val="00760795"/>
    <w:rsid w:val="00760816"/>
    <w:rsid w:val="007610DA"/>
    <w:rsid w:val="007612A6"/>
    <w:rsid w:val="007612C1"/>
    <w:rsid w:val="0076177E"/>
    <w:rsid w:val="0076253B"/>
    <w:rsid w:val="007627B5"/>
    <w:rsid w:val="00762CCE"/>
    <w:rsid w:val="00762DA3"/>
    <w:rsid w:val="00762E4F"/>
    <w:rsid w:val="00763186"/>
    <w:rsid w:val="00763775"/>
    <w:rsid w:val="007638D3"/>
    <w:rsid w:val="00763F81"/>
    <w:rsid w:val="007645A0"/>
    <w:rsid w:val="00765D02"/>
    <w:rsid w:val="0076612E"/>
    <w:rsid w:val="00766C46"/>
    <w:rsid w:val="00767EC8"/>
    <w:rsid w:val="00770467"/>
    <w:rsid w:val="007707C7"/>
    <w:rsid w:val="007708B9"/>
    <w:rsid w:val="00770B31"/>
    <w:rsid w:val="00771252"/>
    <w:rsid w:val="007715CD"/>
    <w:rsid w:val="007724DB"/>
    <w:rsid w:val="00772BC3"/>
    <w:rsid w:val="00772FEE"/>
    <w:rsid w:val="00774108"/>
    <w:rsid w:val="00774295"/>
    <w:rsid w:val="00774307"/>
    <w:rsid w:val="00774365"/>
    <w:rsid w:val="0077448A"/>
    <w:rsid w:val="00774593"/>
    <w:rsid w:val="007748B7"/>
    <w:rsid w:val="00774BA4"/>
    <w:rsid w:val="00774D76"/>
    <w:rsid w:val="00774DDE"/>
    <w:rsid w:val="0077589D"/>
    <w:rsid w:val="00775EB3"/>
    <w:rsid w:val="00775EF9"/>
    <w:rsid w:val="00775EFD"/>
    <w:rsid w:val="007760FF"/>
    <w:rsid w:val="0077627F"/>
    <w:rsid w:val="00776F26"/>
    <w:rsid w:val="00776FED"/>
    <w:rsid w:val="00777137"/>
    <w:rsid w:val="0077717D"/>
    <w:rsid w:val="00777FD8"/>
    <w:rsid w:val="00780806"/>
    <w:rsid w:val="007808AF"/>
    <w:rsid w:val="00780948"/>
    <w:rsid w:val="00781274"/>
    <w:rsid w:val="00782E41"/>
    <w:rsid w:val="0078346E"/>
    <w:rsid w:val="0078387F"/>
    <w:rsid w:val="00784FD1"/>
    <w:rsid w:val="00785100"/>
    <w:rsid w:val="00785283"/>
    <w:rsid w:val="00785C43"/>
    <w:rsid w:val="0078734B"/>
    <w:rsid w:val="00787B0A"/>
    <w:rsid w:val="00790918"/>
    <w:rsid w:val="00790B6B"/>
    <w:rsid w:val="00790D29"/>
    <w:rsid w:val="00791B61"/>
    <w:rsid w:val="00792035"/>
    <w:rsid w:val="00792918"/>
    <w:rsid w:val="00792C40"/>
    <w:rsid w:val="00792D8D"/>
    <w:rsid w:val="007931D7"/>
    <w:rsid w:val="00793641"/>
    <w:rsid w:val="007936BE"/>
    <w:rsid w:val="00793F81"/>
    <w:rsid w:val="007944A2"/>
    <w:rsid w:val="00794C4F"/>
    <w:rsid w:val="007957FC"/>
    <w:rsid w:val="00797026"/>
    <w:rsid w:val="00797308"/>
    <w:rsid w:val="00797D6B"/>
    <w:rsid w:val="007A034E"/>
    <w:rsid w:val="007A03CB"/>
    <w:rsid w:val="007A04A0"/>
    <w:rsid w:val="007A070F"/>
    <w:rsid w:val="007A113F"/>
    <w:rsid w:val="007A1370"/>
    <w:rsid w:val="007A1944"/>
    <w:rsid w:val="007A1AA7"/>
    <w:rsid w:val="007A25DE"/>
    <w:rsid w:val="007A2B1E"/>
    <w:rsid w:val="007A3303"/>
    <w:rsid w:val="007A343F"/>
    <w:rsid w:val="007A352E"/>
    <w:rsid w:val="007A35A2"/>
    <w:rsid w:val="007A40E3"/>
    <w:rsid w:val="007A4351"/>
    <w:rsid w:val="007A4D27"/>
    <w:rsid w:val="007A56D9"/>
    <w:rsid w:val="007A5BB4"/>
    <w:rsid w:val="007A5CB1"/>
    <w:rsid w:val="007A62CD"/>
    <w:rsid w:val="007A67C0"/>
    <w:rsid w:val="007A73A7"/>
    <w:rsid w:val="007A75C5"/>
    <w:rsid w:val="007A7CB9"/>
    <w:rsid w:val="007A7E4E"/>
    <w:rsid w:val="007B00B8"/>
    <w:rsid w:val="007B0295"/>
    <w:rsid w:val="007B0563"/>
    <w:rsid w:val="007B0809"/>
    <w:rsid w:val="007B088B"/>
    <w:rsid w:val="007B0B9D"/>
    <w:rsid w:val="007B0C8E"/>
    <w:rsid w:val="007B0F1E"/>
    <w:rsid w:val="007B1055"/>
    <w:rsid w:val="007B1A71"/>
    <w:rsid w:val="007B1E1D"/>
    <w:rsid w:val="007B21FC"/>
    <w:rsid w:val="007B2529"/>
    <w:rsid w:val="007B26E1"/>
    <w:rsid w:val="007B2C07"/>
    <w:rsid w:val="007B37E5"/>
    <w:rsid w:val="007B3939"/>
    <w:rsid w:val="007B3960"/>
    <w:rsid w:val="007B4181"/>
    <w:rsid w:val="007B4955"/>
    <w:rsid w:val="007B4C83"/>
    <w:rsid w:val="007B55DB"/>
    <w:rsid w:val="007B5819"/>
    <w:rsid w:val="007B5AF2"/>
    <w:rsid w:val="007B5AF4"/>
    <w:rsid w:val="007B65AA"/>
    <w:rsid w:val="007B69B3"/>
    <w:rsid w:val="007B6EDB"/>
    <w:rsid w:val="007B7174"/>
    <w:rsid w:val="007B7983"/>
    <w:rsid w:val="007B79DC"/>
    <w:rsid w:val="007C03DF"/>
    <w:rsid w:val="007C0648"/>
    <w:rsid w:val="007C0B22"/>
    <w:rsid w:val="007C0EE2"/>
    <w:rsid w:val="007C11B4"/>
    <w:rsid w:val="007C19DF"/>
    <w:rsid w:val="007C22FB"/>
    <w:rsid w:val="007C2432"/>
    <w:rsid w:val="007C2482"/>
    <w:rsid w:val="007C2513"/>
    <w:rsid w:val="007C2685"/>
    <w:rsid w:val="007C2AEF"/>
    <w:rsid w:val="007C2DFC"/>
    <w:rsid w:val="007C3024"/>
    <w:rsid w:val="007C31A7"/>
    <w:rsid w:val="007C3D98"/>
    <w:rsid w:val="007C3E3F"/>
    <w:rsid w:val="007C3E7A"/>
    <w:rsid w:val="007C3FAD"/>
    <w:rsid w:val="007C457C"/>
    <w:rsid w:val="007C47C4"/>
    <w:rsid w:val="007C4AC6"/>
    <w:rsid w:val="007C4E83"/>
    <w:rsid w:val="007C5097"/>
    <w:rsid w:val="007C5613"/>
    <w:rsid w:val="007C5C85"/>
    <w:rsid w:val="007C5D1E"/>
    <w:rsid w:val="007C5D68"/>
    <w:rsid w:val="007C64F3"/>
    <w:rsid w:val="007C6808"/>
    <w:rsid w:val="007C6DEC"/>
    <w:rsid w:val="007C6EAD"/>
    <w:rsid w:val="007C7034"/>
    <w:rsid w:val="007C723C"/>
    <w:rsid w:val="007C770E"/>
    <w:rsid w:val="007D13E3"/>
    <w:rsid w:val="007D1673"/>
    <w:rsid w:val="007D18FE"/>
    <w:rsid w:val="007D1B87"/>
    <w:rsid w:val="007D2096"/>
    <w:rsid w:val="007D2597"/>
    <w:rsid w:val="007D2B0D"/>
    <w:rsid w:val="007D3097"/>
    <w:rsid w:val="007D3251"/>
    <w:rsid w:val="007D334A"/>
    <w:rsid w:val="007D343D"/>
    <w:rsid w:val="007D38DA"/>
    <w:rsid w:val="007D4692"/>
    <w:rsid w:val="007D5132"/>
    <w:rsid w:val="007D556A"/>
    <w:rsid w:val="007D5826"/>
    <w:rsid w:val="007D6851"/>
    <w:rsid w:val="007D6B9A"/>
    <w:rsid w:val="007D7008"/>
    <w:rsid w:val="007D72BE"/>
    <w:rsid w:val="007D758F"/>
    <w:rsid w:val="007D7D06"/>
    <w:rsid w:val="007E0011"/>
    <w:rsid w:val="007E017B"/>
    <w:rsid w:val="007E08F3"/>
    <w:rsid w:val="007E0D23"/>
    <w:rsid w:val="007E1015"/>
    <w:rsid w:val="007E1A7E"/>
    <w:rsid w:val="007E1E54"/>
    <w:rsid w:val="007E1F2A"/>
    <w:rsid w:val="007E2032"/>
    <w:rsid w:val="007E2277"/>
    <w:rsid w:val="007E2842"/>
    <w:rsid w:val="007E2D8B"/>
    <w:rsid w:val="007E35F6"/>
    <w:rsid w:val="007E3860"/>
    <w:rsid w:val="007E3CD9"/>
    <w:rsid w:val="007E403F"/>
    <w:rsid w:val="007E44C4"/>
    <w:rsid w:val="007E4572"/>
    <w:rsid w:val="007E4707"/>
    <w:rsid w:val="007E4DE7"/>
    <w:rsid w:val="007E5386"/>
    <w:rsid w:val="007E5470"/>
    <w:rsid w:val="007E565E"/>
    <w:rsid w:val="007E567E"/>
    <w:rsid w:val="007E5FF9"/>
    <w:rsid w:val="007E65FD"/>
    <w:rsid w:val="007E66C0"/>
    <w:rsid w:val="007E6AC7"/>
    <w:rsid w:val="007E7456"/>
    <w:rsid w:val="007E7AFB"/>
    <w:rsid w:val="007E7F41"/>
    <w:rsid w:val="007F0CE8"/>
    <w:rsid w:val="007F0D2D"/>
    <w:rsid w:val="007F0F8E"/>
    <w:rsid w:val="007F13D1"/>
    <w:rsid w:val="007F19BD"/>
    <w:rsid w:val="007F19CD"/>
    <w:rsid w:val="007F1AAB"/>
    <w:rsid w:val="007F26DA"/>
    <w:rsid w:val="007F2A1A"/>
    <w:rsid w:val="007F3048"/>
    <w:rsid w:val="007F3AB5"/>
    <w:rsid w:val="007F3B0B"/>
    <w:rsid w:val="007F3EE7"/>
    <w:rsid w:val="007F475C"/>
    <w:rsid w:val="007F4F5A"/>
    <w:rsid w:val="007F5A17"/>
    <w:rsid w:val="007F5AEA"/>
    <w:rsid w:val="007F68DC"/>
    <w:rsid w:val="007F7445"/>
    <w:rsid w:val="007F7B05"/>
    <w:rsid w:val="007F7B2F"/>
    <w:rsid w:val="007F7D95"/>
    <w:rsid w:val="007F7EC2"/>
    <w:rsid w:val="00800284"/>
    <w:rsid w:val="008002DA"/>
    <w:rsid w:val="0080036E"/>
    <w:rsid w:val="008004EA"/>
    <w:rsid w:val="00800AE5"/>
    <w:rsid w:val="00800C0B"/>
    <w:rsid w:val="00800E97"/>
    <w:rsid w:val="00801759"/>
    <w:rsid w:val="00801B53"/>
    <w:rsid w:val="00801C5C"/>
    <w:rsid w:val="00801D97"/>
    <w:rsid w:val="0080313F"/>
    <w:rsid w:val="00803A8E"/>
    <w:rsid w:val="00803E61"/>
    <w:rsid w:val="008041D6"/>
    <w:rsid w:val="008047D4"/>
    <w:rsid w:val="008068A9"/>
    <w:rsid w:val="008068E2"/>
    <w:rsid w:val="00806B86"/>
    <w:rsid w:val="00806EDC"/>
    <w:rsid w:val="008072A6"/>
    <w:rsid w:val="00807E00"/>
    <w:rsid w:val="00810388"/>
    <w:rsid w:val="00811157"/>
    <w:rsid w:val="00811F7D"/>
    <w:rsid w:val="008129F8"/>
    <w:rsid w:val="00813137"/>
    <w:rsid w:val="008138D0"/>
    <w:rsid w:val="00813A7B"/>
    <w:rsid w:val="00814780"/>
    <w:rsid w:val="00814BD9"/>
    <w:rsid w:val="0081504F"/>
    <w:rsid w:val="00815374"/>
    <w:rsid w:val="008157C0"/>
    <w:rsid w:val="00815A2B"/>
    <w:rsid w:val="00815BE4"/>
    <w:rsid w:val="00815CF8"/>
    <w:rsid w:val="008160B2"/>
    <w:rsid w:val="008168E6"/>
    <w:rsid w:val="00816D8F"/>
    <w:rsid w:val="00816E83"/>
    <w:rsid w:val="00817063"/>
    <w:rsid w:val="00817253"/>
    <w:rsid w:val="00817784"/>
    <w:rsid w:val="008179C5"/>
    <w:rsid w:val="00817B64"/>
    <w:rsid w:val="00817C90"/>
    <w:rsid w:val="00817CB9"/>
    <w:rsid w:val="00817DF8"/>
    <w:rsid w:val="00820444"/>
    <w:rsid w:val="0082060E"/>
    <w:rsid w:val="00820E8E"/>
    <w:rsid w:val="00821362"/>
    <w:rsid w:val="00821C3E"/>
    <w:rsid w:val="00821CB1"/>
    <w:rsid w:val="00821DD0"/>
    <w:rsid w:val="008222E7"/>
    <w:rsid w:val="00822DA8"/>
    <w:rsid w:val="00822DD0"/>
    <w:rsid w:val="00823AA7"/>
    <w:rsid w:val="0082435E"/>
    <w:rsid w:val="00824435"/>
    <w:rsid w:val="00825181"/>
    <w:rsid w:val="00826075"/>
    <w:rsid w:val="00826643"/>
    <w:rsid w:val="0082665B"/>
    <w:rsid w:val="00826755"/>
    <w:rsid w:val="00826A20"/>
    <w:rsid w:val="00826E9F"/>
    <w:rsid w:val="008272F6"/>
    <w:rsid w:val="00827442"/>
    <w:rsid w:val="00830653"/>
    <w:rsid w:val="00830680"/>
    <w:rsid w:val="00830743"/>
    <w:rsid w:val="00830FE0"/>
    <w:rsid w:val="00832D92"/>
    <w:rsid w:val="008333E6"/>
    <w:rsid w:val="00833EC1"/>
    <w:rsid w:val="00834266"/>
    <w:rsid w:val="00834352"/>
    <w:rsid w:val="00835170"/>
    <w:rsid w:val="00835662"/>
    <w:rsid w:val="00835B1A"/>
    <w:rsid w:val="00835BF7"/>
    <w:rsid w:val="0083600E"/>
    <w:rsid w:val="008367BD"/>
    <w:rsid w:val="00836DEF"/>
    <w:rsid w:val="008372BB"/>
    <w:rsid w:val="00840C1E"/>
    <w:rsid w:val="00841078"/>
    <w:rsid w:val="00841981"/>
    <w:rsid w:val="00841F13"/>
    <w:rsid w:val="0084231B"/>
    <w:rsid w:val="0084241E"/>
    <w:rsid w:val="00842802"/>
    <w:rsid w:val="00842B24"/>
    <w:rsid w:val="00842F2D"/>
    <w:rsid w:val="00843945"/>
    <w:rsid w:val="00844553"/>
    <w:rsid w:val="00844579"/>
    <w:rsid w:val="00844701"/>
    <w:rsid w:val="00844BD3"/>
    <w:rsid w:val="008451A2"/>
    <w:rsid w:val="008456EF"/>
    <w:rsid w:val="00845DC0"/>
    <w:rsid w:val="00845EEE"/>
    <w:rsid w:val="00846515"/>
    <w:rsid w:val="008465FC"/>
    <w:rsid w:val="008468D4"/>
    <w:rsid w:val="008475D9"/>
    <w:rsid w:val="00847896"/>
    <w:rsid w:val="00847DCD"/>
    <w:rsid w:val="00850875"/>
    <w:rsid w:val="00850A58"/>
    <w:rsid w:val="00850BC2"/>
    <w:rsid w:val="00851752"/>
    <w:rsid w:val="008517DE"/>
    <w:rsid w:val="00851842"/>
    <w:rsid w:val="00851F5E"/>
    <w:rsid w:val="00852AB7"/>
    <w:rsid w:val="00852DCF"/>
    <w:rsid w:val="008531AF"/>
    <w:rsid w:val="008538BE"/>
    <w:rsid w:val="00853C48"/>
    <w:rsid w:val="008547B7"/>
    <w:rsid w:val="00854A7E"/>
    <w:rsid w:val="00854EA9"/>
    <w:rsid w:val="00855525"/>
    <w:rsid w:val="00855694"/>
    <w:rsid w:val="00855994"/>
    <w:rsid w:val="00855AFB"/>
    <w:rsid w:val="00855F99"/>
    <w:rsid w:val="008567B5"/>
    <w:rsid w:val="00856819"/>
    <w:rsid w:val="00856A16"/>
    <w:rsid w:val="0085715B"/>
    <w:rsid w:val="00857BD1"/>
    <w:rsid w:val="00857D4A"/>
    <w:rsid w:val="008604F0"/>
    <w:rsid w:val="00860852"/>
    <w:rsid w:val="00860D62"/>
    <w:rsid w:val="00861BC8"/>
    <w:rsid w:val="00862143"/>
    <w:rsid w:val="008625B5"/>
    <w:rsid w:val="00862626"/>
    <w:rsid w:val="0086350F"/>
    <w:rsid w:val="00863572"/>
    <w:rsid w:val="00863694"/>
    <w:rsid w:val="008637E6"/>
    <w:rsid w:val="00863D9D"/>
    <w:rsid w:val="00863E72"/>
    <w:rsid w:val="00864F95"/>
    <w:rsid w:val="008652D8"/>
    <w:rsid w:val="008660C3"/>
    <w:rsid w:val="008663DB"/>
    <w:rsid w:val="00866EA1"/>
    <w:rsid w:val="00866EC7"/>
    <w:rsid w:val="00866F5D"/>
    <w:rsid w:val="008674CB"/>
    <w:rsid w:val="00867AD7"/>
    <w:rsid w:val="00867E7D"/>
    <w:rsid w:val="00870076"/>
    <w:rsid w:val="0087011F"/>
    <w:rsid w:val="00870C3F"/>
    <w:rsid w:val="00871139"/>
    <w:rsid w:val="008717D4"/>
    <w:rsid w:val="008717FA"/>
    <w:rsid w:val="008718FC"/>
    <w:rsid w:val="0087195D"/>
    <w:rsid w:val="008719A2"/>
    <w:rsid w:val="0087298C"/>
    <w:rsid w:val="00872C1F"/>
    <w:rsid w:val="00873025"/>
    <w:rsid w:val="00873D10"/>
    <w:rsid w:val="008740B3"/>
    <w:rsid w:val="008741DB"/>
    <w:rsid w:val="00874EE2"/>
    <w:rsid w:val="00875E93"/>
    <w:rsid w:val="008764C0"/>
    <w:rsid w:val="008766DE"/>
    <w:rsid w:val="00876A29"/>
    <w:rsid w:val="008776E4"/>
    <w:rsid w:val="00877AF2"/>
    <w:rsid w:val="00877B30"/>
    <w:rsid w:val="00877DF6"/>
    <w:rsid w:val="00877E91"/>
    <w:rsid w:val="0088058D"/>
    <w:rsid w:val="008815D8"/>
    <w:rsid w:val="00881CB1"/>
    <w:rsid w:val="008821AE"/>
    <w:rsid w:val="00882324"/>
    <w:rsid w:val="00882770"/>
    <w:rsid w:val="00882AD2"/>
    <w:rsid w:val="00882C31"/>
    <w:rsid w:val="00882CFE"/>
    <w:rsid w:val="00882D4F"/>
    <w:rsid w:val="00883BF0"/>
    <w:rsid w:val="0088424B"/>
    <w:rsid w:val="00884A55"/>
    <w:rsid w:val="00884B7C"/>
    <w:rsid w:val="008853AA"/>
    <w:rsid w:val="00885D8E"/>
    <w:rsid w:val="00885E1A"/>
    <w:rsid w:val="00885E84"/>
    <w:rsid w:val="008864E1"/>
    <w:rsid w:val="0088692A"/>
    <w:rsid w:val="00886B84"/>
    <w:rsid w:val="00886D6E"/>
    <w:rsid w:val="008875F7"/>
    <w:rsid w:val="00890426"/>
    <w:rsid w:val="00890514"/>
    <w:rsid w:val="0089081C"/>
    <w:rsid w:val="00890E1A"/>
    <w:rsid w:val="00891671"/>
    <w:rsid w:val="00891E0A"/>
    <w:rsid w:val="008922B6"/>
    <w:rsid w:val="008922C4"/>
    <w:rsid w:val="00892A2F"/>
    <w:rsid w:val="00892C95"/>
    <w:rsid w:val="008932AB"/>
    <w:rsid w:val="0089332A"/>
    <w:rsid w:val="00893375"/>
    <w:rsid w:val="00893426"/>
    <w:rsid w:val="00893AFE"/>
    <w:rsid w:val="00893C6D"/>
    <w:rsid w:val="00893CA3"/>
    <w:rsid w:val="00893DBA"/>
    <w:rsid w:val="00893EDF"/>
    <w:rsid w:val="00893F7D"/>
    <w:rsid w:val="008943F9"/>
    <w:rsid w:val="0089465D"/>
    <w:rsid w:val="008947D6"/>
    <w:rsid w:val="00894AB7"/>
    <w:rsid w:val="00894B43"/>
    <w:rsid w:val="00894D8E"/>
    <w:rsid w:val="0089524F"/>
    <w:rsid w:val="00895351"/>
    <w:rsid w:val="008954E1"/>
    <w:rsid w:val="00895C8F"/>
    <w:rsid w:val="00896053"/>
    <w:rsid w:val="008961D7"/>
    <w:rsid w:val="00896418"/>
    <w:rsid w:val="00897BF8"/>
    <w:rsid w:val="008A0C14"/>
    <w:rsid w:val="008A0C98"/>
    <w:rsid w:val="008A10DE"/>
    <w:rsid w:val="008A1239"/>
    <w:rsid w:val="008A137B"/>
    <w:rsid w:val="008A1433"/>
    <w:rsid w:val="008A178A"/>
    <w:rsid w:val="008A1CE5"/>
    <w:rsid w:val="008A1FE5"/>
    <w:rsid w:val="008A2850"/>
    <w:rsid w:val="008A3098"/>
    <w:rsid w:val="008A3306"/>
    <w:rsid w:val="008A3654"/>
    <w:rsid w:val="008A395B"/>
    <w:rsid w:val="008A40C4"/>
    <w:rsid w:val="008A42E2"/>
    <w:rsid w:val="008A462D"/>
    <w:rsid w:val="008A48B0"/>
    <w:rsid w:val="008A4A82"/>
    <w:rsid w:val="008A4DCE"/>
    <w:rsid w:val="008A5863"/>
    <w:rsid w:val="008A612A"/>
    <w:rsid w:val="008A6A30"/>
    <w:rsid w:val="008A7524"/>
    <w:rsid w:val="008B026D"/>
    <w:rsid w:val="008B02B7"/>
    <w:rsid w:val="008B0713"/>
    <w:rsid w:val="008B08AC"/>
    <w:rsid w:val="008B0EB2"/>
    <w:rsid w:val="008B16FC"/>
    <w:rsid w:val="008B1CAB"/>
    <w:rsid w:val="008B263F"/>
    <w:rsid w:val="008B2E61"/>
    <w:rsid w:val="008B2F8F"/>
    <w:rsid w:val="008B3087"/>
    <w:rsid w:val="008B3489"/>
    <w:rsid w:val="008B40D3"/>
    <w:rsid w:val="008B42FD"/>
    <w:rsid w:val="008B44CE"/>
    <w:rsid w:val="008B45E5"/>
    <w:rsid w:val="008B463D"/>
    <w:rsid w:val="008B4676"/>
    <w:rsid w:val="008B49CD"/>
    <w:rsid w:val="008B4E0B"/>
    <w:rsid w:val="008B55B7"/>
    <w:rsid w:val="008B591A"/>
    <w:rsid w:val="008B5D01"/>
    <w:rsid w:val="008B65AB"/>
    <w:rsid w:val="008B71D2"/>
    <w:rsid w:val="008B7276"/>
    <w:rsid w:val="008B732B"/>
    <w:rsid w:val="008B74A9"/>
    <w:rsid w:val="008B7706"/>
    <w:rsid w:val="008C09CF"/>
    <w:rsid w:val="008C0A52"/>
    <w:rsid w:val="008C1960"/>
    <w:rsid w:val="008C27D3"/>
    <w:rsid w:val="008C342C"/>
    <w:rsid w:val="008C35D6"/>
    <w:rsid w:val="008C38D5"/>
    <w:rsid w:val="008C3A7C"/>
    <w:rsid w:val="008C4AFD"/>
    <w:rsid w:val="008C4F74"/>
    <w:rsid w:val="008C54C0"/>
    <w:rsid w:val="008C5780"/>
    <w:rsid w:val="008C58DA"/>
    <w:rsid w:val="008C5A83"/>
    <w:rsid w:val="008C5BAB"/>
    <w:rsid w:val="008C6851"/>
    <w:rsid w:val="008C69CF"/>
    <w:rsid w:val="008C6FC7"/>
    <w:rsid w:val="008D01A6"/>
    <w:rsid w:val="008D05F9"/>
    <w:rsid w:val="008D0BE3"/>
    <w:rsid w:val="008D0D45"/>
    <w:rsid w:val="008D0EE6"/>
    <w:rsid w:val="008D1544"/>
    <w:rsid w:val="008D1EBF"/>
    <w:rsid w:val="008D28DA"/>
    <w:rsid w:val="008D29A4"/>
    <w:rsid w:val="008D3075"/>
    <w:rsid w:val="008D309B"/>
    <w:rsid w:val="008D3397"/>
    <w:rsid w:val="008D378C"/>
    <w:rsid w:val="008D37B1"/>
    <w:rsid w:val="008D388B"/>
    <w:rsid w:val="008D3E23"/>
    <w:rsid w:val="008D3F5A"/>
    <w:rsid w:val="008D5437"/>
    <w:rsid w:val="008D5898"/>
    <w:rsid w:val="008D5FBD"/>
    <w:rsid w:val="008D682B"/>
    <w:rsid w:val="008D6D9C"/>
    <w:rsid w:val="008D7030"/>
    <w:rsid w:val="008D7E75"/>
    <w:rsid w:val="008E128F"/>
    <w:rsid w:val="008E1360"/>
    <w:rsid w:val="008E1CA2"/>
    <w:rsid w:val="008E1E07"/>
    <w:rsid w:val="008E1E2B"/>
    <w:rsid w:val="008E207D"/>
    <w:rsid w:val="008E212D"/>
    <w:rsid w:val="008E21F6"/>
    <w:rsid w:val="008E24E3"/>
    <w:rsid w:val="008E260B"/>
    <w:rsid w:val="008E29A8"/>
    <w:rsid w:val="008E2B2C"/>
    <w:rsid w:val="008E33F5"/>
    <w:rsid w:val="008E3BF6"/>
    <w:rsid w:val="008E41CC"/>
    <w:rsid w:val="008E5063"/>
    <w:rsid w:val="008E546F"/>
    <w:rsid w:val="008E6593"/>
    <w:rsid w:val="008E6683"/>
    <w:rsid w:val="008E6970"/>
    <w:rsid w:val="008E6E8C"/>
    <w:rsid w:val="008E768E"/>
    <w:rsid w:val="008E7A48"/>
    <w:rsid w:val="008E7BAB"/>
    <w:rsid w:val="008E7D86"/>
    <w:rsid w:val="008F02C8"/>
    <w:rsid w:val="008F05FE"/>
    <w:rsid w:val="008F0733"/>
    <w:rsid w:val="008F151C"/>
    <w:rsid w:val="008F1590"/>
    <w:rsid w:val="008F1E96"/>
    <w:rsid w:val="008F29D6"/>
    <w:rsid w:val="008F29DD"/>
    <w:rsid w:val="008F304B"/>
    <w:rsid w:val="008F30CA"/>
    <w:rsid w:val="008F31EB"/>
    <w:rsid w:val="008F336F"/>
    <w:rsid w:val="008F3494"/>
    <w:rsid w:val="008F35C5"/>
    <w:rsid w:val="008F3899"/>
    <w:rsid w:val="008F3DBC"/>
    <w:rsid w:val="008F3DFE"/>
    <w:rsid w:val="008F420B"/>
    <w:rsid w:val="008F4AFD"/>
    <w:rsid w:val="008F57B8"/>
    <w:rsid w:val="008F58CA"/>
    <w:rsid w:val="008F5D5A"/>
    <w:rsid w:val="008F6DD9"/>
    <w:rsid w:val="008F7019"/>
    <w:rsid w:val="008F7056"/>
    <w:rsid w:val="008F71D8"/>
    <w:rsid w:val="008F7335"/>
    <w:rsid w:val="008F78F4"/>
    <w:rsid w:val="008F7A4A"/>
    <w:rsid w:val="008F7E38"/>
    <w:rsid w:val="009010B7"/>
    <w:rsid w:val="009014E8"/>
    <w:rsid w:val="0090176E"/>
    <w:rsid w:val="0090198D"/>
    <w:rsid w:val="00901E2D"/>
    <w:rsid w:val="0090278E"/>
    <w:rsid w:val="009048DF"/>
    <w:rsid w:val="00904951"/>
    <w:rsid w:val="00904EA6"/>
    <w:rsid w:val="00905695"/>
    <w:rsid w:val="009057D2"/>
    <w:rsid w:val="00905FCB"/>
    <w:rsid w:val="00906975"/>
    <w:rsid w:val="00906BB7"/>
    <w:rsid w:val="00907930"/>
    <w:rsid w:val="009079C0"/>
    <w:rsid w:val="00911D6F"/>
    <w:rsid w:val="00911F87"/>
    <w:rsid w:val="00912BCB"/>
    <w:rsid w:val="009135C3"/>
    <w:rsid w:val="00913A64"/>
    <w:rsid w:val="00913B96"/>
    <w:rsid w:val="00913F3C"/>
    <w:rsid w:val="00914022"/>
    <w:rsid w:val="00914497"/>
    <w:rsid w:val="0091459A"/>
    <w:rsid w:val="0091474D"/>
    <w:rsid w:val="00915406"/>
    <w:rsid w:val="0091584E"/>
    <w:rsid w:val="00915BBD"/>
    <w:rsid w:val="00917942"/>
    <w:rsid w:val="0092084C"/>
    <w:rsid w:val="00920D42"/>
    <w:rsid w:val="00921306"/>
    <w:rsid w:val="00921769"/>
    <w:rsid w:val="009226C4"/>
    <w:rsid w:val="00922BEC"/>
    <w:rsid w:val="009237ED"/>
    <w:rsid w:val="00923F22"/>
    <w:rsid w:val="00924C48"/>
    <w:rsid w:val="00924FCD"/>
    <w:rsid w:val="00925A4E"/>
    <w:rsid w:val="009260A1"/>
    <w:rsid w:val="009260CE"/>
    <w:rsid w:val="00926380"/>
    <w:rsid w:val="0092659D"/>
    <w:rsid w:val="00926609"/>
    <w:rsid w:val="0092661B"/>
    <w:rsid w:val="00926908"/>
    <w:rsid w:val="00926C94"/>
    <w:rsid w:val="00926F46"/>
    <w:rsid w:val="009274D6"/>
    <w:rsid w:val="00927DA4"/>
    <w:rsid w:val="00927F4B"/>
    <w:rsid w:val="00930BA2"/>
    <w:rsid w:val="0093150A"/>
    <w:rsid w:val="009315FA"/>
    <w:rsid w:val="00931A32"/>
    <w:rsid w:val="00931D87"/>
    <w:rsid w:val="00931D95"/>
    <w:rsid w:val="0093313B"/>
    <w:rsid w:val="009332ED"/>
    <w:rsid w:val="00933611"/>
    <w:rsid w:val="00933AD4"/>
    <w:rsid w:val="009346E4"/>
    <w:rsid w:val="009353A9"/>
    <w:rsid w:val="009362F4"/>
    <w:rsid w:val="00936346"/>
    <w:rsid w:val="0093643D"/>
    <w:rsid w:val="00936904"/>
    <w:rsid w:val="00936E31"/>
    <w:rsid w:val="009370AC"/>
    <w:rsid w:val="00937888"/>
    <w:rsid w:val="00937ACB"/>
    <w:rsid w:val="00940513"/>
    <w:rsid w:val="00941409"/>
    <w:rsid w:val="009417FE"/>
    <w:rsid w:val="00941C89"/>
    <w:rsid w:val="009427B5"/>
    <w:rsid w:val="00942D53"/>
    <w:rsid w:val="00943A2F"/>
    <w:rsid w:val="00943DC0"/>
    <w:rsid w:val="00943F26"/>
    <w:rsid w:val="00943F85"/>
    <w:rsid w:val="00944058"/>
    <w:rsid w:val="009440A8"/>
    <w:rsid w:val="0094413A"/>
    <w:rsid w:val="00945014"/>
    <w:rsid w:val="0094596D"/>
    <w:rsid w:val="009465F0"/>
    <w:rsid w:val="00946A40"/>
    <w:rsid w:val="00946A6A"/>
    <w:rsid w:val="00947733"/>
    <w:rsid w:val="00947926"/>
    <w:rsid w:val="00947F63"/>
    <w:rsid w:val="00950032"/>
    <w:rsid w:val="00950158"/>
    <w:rsid w:val="00950850"/>
    <w:rsid w:val="00950C7A"/>
    <w:rsid w:val="009515DC"/>
    <w:rsid w:val="0095199B"/>
    <w:rsid w:val="009519AA"/>
    <w:rsid w:val="009519B2"/>
    <w:rsid w:val="00951D8D"/>
    <w:rsid w:val="00951DA7"/>
    <w:rsid w:val="00951EBE"/>
    <w:rsid w:val="00951F3B"/>
    <w:rsid w:val="00951F73"/>
    <w:rsid w:val="00952031"/>
    <w:rsid w:val="00952974"/>
    <w:rsid w:val="00952D1F"/>
    <w:rsid w:val="0095335C"/>
    <w:rsid w:val="009539ED"/>
    <w:rsid w:val="00953F55"/>
    <w:rsid w:val="00954293"/>
    <w:rsid w:val="009546A8"/>
    <w:rsid w:val="009546BF"/>
    <w:rsid w:val="009547BE"/>
    <w:rsid w:val="0095493A"/>
    <w:rsid w:val="009549E3"/>
    <w:rsid w:val="00954DAB"/>
    <w:rsid w:val="00955A92"/>
    <w:rsid w:val="00955E5D"/>
    <w:rsid w:val="009561FA"/>
    <w:rsid w:val="009563B8"/>
    <w:rsid w:val="00956890"/>
    <w:rsid w:val="00956FE2"/>
    <w:rsid w:val="00957044"/>
    <w:rsid w:val="009573CD"/>
    <w:rsid w:val="00957BFF"/>
    <w:rsid w:val="009600D0"/>
    <w:rsid w:val="009607C6"/>
    <w:rsid w:val="00960BB6"/>
    <w:rsid w:val="00961B8F"/>
    <w:rsid w:val="0096223E"/>
    <w:rsid w:val="009622DD"/>
    <w:rsid w:val="00962332"/>
    <w:rsid w:val="00962405"/>
    <w:rsid w:val="00963819"/>
    <w:rsid w:val="009642F2"/>
    <w:rsid w:val="00965E5E"/>
    <w:rsid w:val="0096684A"/>
    <w:rsid w:val="00966903"/>
    <w:rsid w:val="009671E5"/>
    <w:rsid w:val="009702CC"/>
    <w:rsid w:val="00970317"/>
    <w:rsid w:val="00970453"/>
    <w:rsid w:val="0097108D"/>
    <w:rsid w:val="0097177D"/>
    <w:rsid w:val="00971DAD"/>
    <w:rsid w:val="009721FA"/>
    <w:rsid w:val="00972849"/>
    <w:rsid w:val="009729EF"/>
    <w:rsid w:val="00972D2C"/>
    <w:rsid w:val="009735C4"/>
    <w:rsid w:val="009737E6"/>
    <w:rsid w:val="009745DA"/>
    <w:rsid w:val="00974BE0"/>
    <w:rsid w:val="0097546B"/>
    <w:rsid w:val="00975C32"/>
    <w:rsid w:val="00975E80"/>
    <w:rsid w:val="0097620B"/>
    <w:rsid w:val="00976886"/>
    <w:rsid w:val="00976C11"/>
    <w:rsid w:val="00977019"/>
    <w:rsid w:val="00977094"/>
    <w:rsid w:val="009770C8"/>
    <w:rsid w:val="00977207"/>
    <w:rsid w:val="00977789"/>
    <w:rsid w:val="009777E9"/>
    <w:rsid w:val="00977AD0"/>
    <w:rsid w:val="0098065C"/>
    <w:rsid w:val="00980667"/>
    <w:rsid w:val="0098124E"/>
    <w:rsid w:val="00982382"/>
    <w:rsid w:val="009823D9"/>
    <w:rsid w:val="009827AA"/>
    <w:rsid w:val="009827F1"/>
    <w:rsid w:val="00982CD4"/>
    <w:rsid w:val="00982F2D"/>
    <w:rsid w:val="00983329"/>
    <w:rsid w:val="00983421"/>
    <w:rsid w:val="0098362D"/>
    <w:rsid w:val="009838F9"/>
    <w:rsid w:val="009840EB"/>
    <w:rsid w:val="0098549F"/>
    <w:rsid w:val="009857F5"/>
    <w:rsid w:val="00987232"/>
    <w:rsid w:val="00990069"/>
    <w:rsid w:val="009901CA"/>
    <w:rsid w:val="00991328"/>
    <w:rsid w:val="00991B4D"/>
    <w:rsid w:val="00991E4C"/>
    <w:rsid w:val="00992050"/>
    <w:rsid w:val="009922A3"/>
    <w:rsid w:val="00992575"/>
    <w:rsid w:val="00992825"/>
    <w:rsid w:val="00992D74"/>
    <w:rsid w:val="00993173"/>
    <w:rsid w:val="009948EC"/>
    <w:rsid w:val="00994B5E"/>
    <w:rsid w:val="00994CDD"/>
    <w:rsid w:val="009951D9"/>
    <w:rsid w:val="0099528B"/>
    <w:rsid w:val="009962FE"/>
    <w:rsid w:val="00996307"/>
    <w:rsid w:val="009965F7"/>
    <w:rsid w:val="009967F8"/>
    <w:rsid w:val="00996B72"/>
    <w:rsid w:val="00997987"/>
    <w:rsid w:val="009A0052"/>
    <w:rsid w:val="009A013C"/>
    <w:rsid w:val="009A030F"/>
    <w:rsid w:val="009A03BD"/>
    <w:rsid w:val="009A11C0"/>
    <w:rsid w:val="009A17FE"/>
    <w:rsid w:val="009A25C2"/>
    <w:rsid w:val="009A25D5"/>
    <w:rsid w:val="009A2828"/>
    <w:rsid w:val="009A2BC4"/>
    <w:rsid w:val="009A2BE9"/>
    <w:rsid w:val="009A2CB7"/>
    <w:rsid w:val="009A31E4"/>
    <w:rsid w:val="009A36D3"/>
    <w:rsid w:val="009A45DE"/>
    <w:rsid w:val="009A47D7"/>
    <w:rsid w:val="009A4840"/>
    <w:rsid w:val="009A548E"/>
    <w:rsid w:val="009A55F3"/>
    <w:rsid w:val="009A68B7"/>
    <w:rsid w:val="009A7302"/>
    <w:rsid w:val="009A7905"/>
    <w:rsid w:val="009A7EEE"/>
    <w:rsid w:val="009B00F1"/>
    <w:rsid w:val="009B01DA"/>
    <w:rsid w:val="009B060C"/>
    <w:rsid w:val="009B0DA6"/>
    <w:rsid w:val="009B0F12"/>
    <w:rsid w:val="009B10B2"/>
    <w:rsid w:val="009B10E6"/>
    <w:rsid w:val="009B1858"/>
    <w:rsid w:val="009B1DF5"/>
    <w:rsid w:val="009B22BE"/>
    <w:rsid w:val="009B25DA"/>
    <w:rsid w:val="009B2E22"/>
    <w:rsid w:val="009B2F1B"/>
    <w:rsid w:val="009B3143"/>
    <w:rsid w:val="009B3822"/>
    <w:rsid w:val="009B3FA8"/>
    <w:rsid w:val="009B4205"/>
    <w:rsid w:val="009B4504"/>
    <w:rsid w:val="009B47E6"/>
    <w:rsid w:val="009B4AE8"/>
    <w:rsid w:val="009B4CEC"/>
    <w:rsid w:val="009B4EE3"/>
    <w:rsid w:val="009B4F35"/>
    <w:rsid w:val="009B5B51"/>
    <w:rsid w:val="009B5BBD"/>
    <w:rsid w:val="009B7174"/>
    <w:rsid w:val="009C0BAA"/>
    <w:rsid w:val="009C0D35"/>
    <w:rsid w:val="009C17AF"/>
    <w:rsid w:val="009C1AA0"/>
    <w:rsid w:val="009C1D4E"/>
    <w:rsid w:val="009C2059"/>
    <w:rsid w:val="009C20B5"/>
    <w:rsid w:val="009C210B"/>
    <w:rsid w:val="009C268F"/>
    <w:rsid w:val="009C272C"/>
    <w:rsid w:val="009C2FF0"/>
    <w:rsid w:val="009C3029"/>
    <w:rsid w:val="009C361A"/>
    <w:rsid w:val="009C3649"/>
    <w:rsid w:val="009C36B3"/>
    <w:rsid w:val="009C38CC"/>
    <w:rsid w:val="009C3A31"/>
    <w:rsid w:val="009C3CAF"/>
    <w:rsid w:val="009C3EA0"/>
    <w:rsid w:val="009C3EE8"/>
    <w:rsid w:val="009C3F43"/>
    <w:rsid w:val="009C4525"/>
    <w:rsid w:val="009C4614"/>
    <w:rsid w:val="009C4D48"/>
    <w:rsid w:val="009C5949"/>
    <w:rsid w:val="009C5CF7"/>
    <w:rsid w:val="009C6004"/>
    <w:rsid w:val="009C6047"/>
    <w:rsid w:val="009C62B8"/>
    <w:rsid w:val="009C642D"/>
    <w:rsid w:val="009C68F9"/>
    <w:rsid w:val="009C70D5"/>
    <w:rsid w:val="009C7127"/>
    <w:rsid w:val="009C7D50"/>
    <w:rsid w:val="009C7F7B"/>
    <w:rsid w:val="009D0380"/>
    <w:rsid w:val="009D0F33"/>
    <w:rsid w:val="009D146B"/>
    <w:rsid w:val="009D1EF8"/>
    <w:rsid w:val="009D2E6D"/>
    <w:rsid w:val="009D2FE6"/>
    <w:rsid w:val="009D365D"/>
    <w:rsid w:val="009D370E"/>
    <w:rsid w:val="009D37F9"/>
    <w:rsid w:val="009D3DE7"/>
    <w:rsid w:val="009D4297"/>
    <w:rsid w:val="009D4454"/>
    <w:rsid w:val="009D461D"/>
    <w:rsid w:val="009D47FE"/>
    <w:rsid w:val="009D4BA0"/>
    <w:rsid w:val="009D4E0A"/>
    <w:rsid w:val="009D4EE6"/>
    <w:rsid w:val="009D5449"/>
    <w:rsid w:val="009D600E"/>
    <w:rsid w:val="009D6442"/>
    <w:rsid w:val="009D6A17"/>
    <w:rsid w:val="009D6A2B"/>
    <w:rsid w:val="009D6E7A"/>
    <w:rsid w:val="009D6F01"/>
    <w:rsid w:val="009D738D"/>
    <w:rsid w:val="009D7CC6"/>
    <w:rsid w:val="009E0063"/>
    <w:rsid w:val="009E0825"/>
    <w:rsid w:val="009E2501"/>
    <w:rsid w:val="009E25F4"/>
    <w:rsid w:val="009E3038"/>
    <w:rsid w:val="009E3416"/>
    <w:rsid w:val="009E365C"/>
    <w:rsid w:val="009E3B35"/>
    <w:rsid w:val="009E4B84"/>
    <w:rsid w:val="009E54C1"/>
    <w:rsid w:val="009E58A3"/>
    <w:rsid w:val="009E591D"/>
    <w:rsid w:val="009E5C9C"/>
    <w:rsid w:val="009E6585"/>
    <w:rsid w:val="009E67BD"/>
    <w:rsid w:val="009E6CEF"/>
    <w:rsid w:val="009F0293"/>
    <w:rsid w:val="009F0441"/>
    <w:rsid w:val="009F0580"/>
    <w:rsid w:val="009F0FB2"/>
    <w:rsid w:val="009F1506"/>
    <w:rsid w:val="009F1B65"/>
    <w:rsid w:val="009F1C17"/>
    <w:rsid w:val="009F1C64"/>
    <w:rsid w:val="009F2AE6"/>
    <w:rsid w:val="009F2C3B"/>
    <w:rsid w:val="009F2DBC"/>
    <w:rsid w:val="009F3156"/>
    <w:rsid w:val="009F36BA"/>
    <w:rsid w:val="009F3D01"/>
    <w:rsid w:val="009F40CE"/>
    <w:rsid w:val="009F439A"/>
    <w:rsid w:val="009F451A"/>
    <w:rsid w:val="009F476B"/>
    <w:rsid w:val="009F5261"/>
    <w:rsid w:val="009F595B"/>
    <w:rsid w:val="009F5A80"/>
    <w:rsid w:val="009F5CC3"/>
    <w:rsid w:val="009F634D"/>
    <w:rsid w:val="009F6630"/>
    <w:rsid w:val="009F76B8"/>
    <w:rsid w:val="009F76F6"/>
    <w:rsid w:val="009F7852"/>
    <w:rsid w:val="009F790E"/>
    <w:rsid w:val="00A00147"/>
    <w:rsid w:val="00A00246"/>
    <w:rsid w:val="00A01C15"/>
    <w:rsid w:val="00A01D16"/>
    <w:rsid w:val="00A02005"/>
    <w:rsid w:val="00A021DF"/>
    <w:rsid w:val="00A02A53"/>
    <w:rsid w:val="00A02FBF"/>
    <w:rsid w:val="00A0310D"/>
    <w:rsid w:val="00A03713"/>
    <w:rsid w:val="00A03A74"/>
    <w:rsid w:val="00A040E0"/>
    <w:rsid w:val="00A043B0"/>
    <w:rsid w:val="00A04578"/>
    <w:rsid w:val="00A0460C"/>
    <w:rsid w:val="00A04A0B"/>
    <w:rsid w:val="00A04B02"/>
    <w:rsid w:val="00A04FC7"/>
    <w:rsid w:val="00A05EDA"/>
    <w:rsid w:val="00A06E3E"/>
    <w:rsid w:val="00A06F95"/>
    <w:rsid w:val="00A071A6"/>
    <w:rsid w:val="00A074B7"/>
    <w:rsid w:val="00A0787B"/>
    <w:rsid w:val="00A07DC2"/>
    <w:rsid w:val="00A07F14"/>
    <w:rsid w:val="00A07FAB"/>
    <w:rsid w:val="00A10434"/>
    <w:rsid w:val="00A10793"/>
    <w:rsid w:val="00A11472"/>
    <w:rsid w:val="00A11720"/>
    <w:rsid w:val="00A1196D"/>
    <w:rsid w:val="00A124E2"/>
    <w:rsid w:val="00A1332A"/>
    <w:rsid w:val="00A13AFB"/>
    <w:rsid w:val="00A13DC6"/>
    <w:rsid w:val="00A14895"/>
    <w:rsid w:val="00A14F91"/>
    <w:rsid w:val="00A152DD"/>
    <w:rsid w:val="00A154EF"/>
    <w:rsid w:val="00A15C24"/>
    <w:rsid w:val="00A163F3"/>
    <w:rsid w:val="00A16543"/>
    <w:rsid w:val="00A168E6"/>
    <w:rsid w:val="00A16906"/>
    <w:rsid w:val="00A1726A"/>
    <w:rsid w:val="00A17455"/>
    <w:rsid w:val="00A17893"/>
    <w:rsid w:val="00A178A6"/>
    <w:rsid w:val="00A179CB"/>
    <w:rsid w:val="00A17EB3"/>
    <w:rsid w:val="00A17FA1"/>
    <w:rsid w:val="00A210FB"/>
    <w:rsid w:val="00A212F4"/>
    <w:rsid w:val="00A21A76"/>
    <w:rsid w:val="00A21D7C"/>
    <w:rsid w:val="00A22292"/>
    <w:rsid w:val="00A22588"/>
    <w:rsid w:val="00A2325A"/>
    <w:rsid w:val="00A233C7"/>
    <w:rsid w:val="00A23855"/>
    <w:rsid w:val="00A23A00"/>
    <w:rsid w:val="00A2459E"/>
    <w:rsid w:val="00A24981"/>
    <w:rsid w:val="00A24FCA"/>
    <w:rsid w:val="00A251A6"/>
    <w:rsid w:val="00A254B9"/>
    <w:rsid w:val="00A259FA"/>
    <w:rsid w:val="00A25C7F"/>
    <w:rsid w:val="00A26394"/>
    <w:rsid w:val="00A26CBC"/>
    <w:rsid w:val="00A27180"/>
    <w:rsid w:val="00A27939"/>
    <w:rsid w:val="00A300CF"/>
    <w:rsid w:val="00A3083B"/>
    <w:rsid w:val="00A30B82"/>
    <w:rsid w:val="00A30C2B"/>
    <w:rsid w:val="00A31174"/>
    <w:rsid w:val="00A31634"/>
    <w:rsid w:val="00A31C97"/>
    <w:rsid w:val="00A31E27"/>
    <w:rsid w:val="00A31FF6"/>
    <w:rsid w:val="00A3201B"/>
    <w:rsid w:val="00A320CF"/>
    <w:rsid w:val="00A325A2"/>
    <w:rsid w:val="00A33109"/>
    <w:rsid w:val="00A334EF"/>
    <w:rsid w:val="00A3409D"/>
    <w:rsid w:val="00A34F71"/>
    <w:rsid w:val="00A34FD6"/>
    <w:rsid w:val="00A355FC"/>
    <w:rsid w:val="00A358D2"/>
    <w:rsid w:val="00A35BD7"/>
    <w:rsid w:val="00A3678B"/>
    <w:rsid w:val="00A371C2"/>
    <w:rsid w:val="00A375DB"/>
    <w:rsid w:val="00A376AE"/>
    <w:rsid w:val="00A3775C"/>
    <w:rsid w:val="00A40284"/>
    <w:rsid w:val="00A408F3"/>
    <w:rsid w:val="00A40BD8"/>
    <w:rsid w:val="00A41B56"/>
    <w:rsid w:val="00A42B1A"/>
    <w:rsid w:val="00A43158"/>
    <w:rsid w:val="00A4324A"/>
    <w:rsid w:val="00A4361F"/>
    <w:rsid w:val="00A441C7"/>
    <w:rsid w:val="00A445B3"/>
    <w:rsid w:val="00A44A26"/>
    <w:rsid w:val="00A44B83"/>
    <w:rsid w:val="00A44C9C"/>
    <w:rsid w:val="00A44FE7"/>
    <w:rsid w:val="00A45078"/>
    <w:rsid w:val="00A454AB"/>
    <w:rsid w:val="00A459FF"/>
    <w:rsid w:val="00A467C7"/>
    <w:rsid w:val="00A47263"/>
    <w:rsid w:val="00A4745A"/>
    <w:rsid w:val="00A47AFD"/>
    <w:rsid w:val="00A47F29"/>
    <w:rsid w:val="00A5036D"/>
    <w:rsid w:val="00A504E9"/>
    <w:rsid w:val="00A50543"/>
    <w:rsid w:val="00A516CE"/>
    <w:rsid w:val="00A517BD"/>
    <w:rsid w:val="00A51D98"/>
    <w:rsid w:val="00A5284B"/>
    <w:rsid w:val="00A534BC"/>
    <w:rsid w:val="00A53A7E"/>
    <w:rsid w:val="00A53D23"/>
    <w:rsid w:val="00A5480A"/>
    <w:rsid w:val="00A549B0"/>
    <w:rsid w:val="00A54A3E"/>
    <w:rsid w:val="00A54ACB"/>
    <w:rsid w:val="00A556F0"/>
    <w:rsid w:val="00A557AD"/>
    <w:rsid w:val="00A55838"/>
    <w:rsid w:val="00A55980"/>
    <w:rsid w:val="00A55FE0"/>
    <w:rsid w:val="00A56166"/>
    <w:rsid w:val="00A56170"/>
    <w:rsid w:val="00A5617E"/>
    <w:rsid w:val="00A570B3"/>
    <w:rsid w:val="00A57A5E"/>
    <w:rsid w:val="00A57F25"/>
    <w:rsid w:val="00A57F78"/>
    <w:rsid w:val="00A605A3"/>
    <w:rsid w:val="00A608DF"/>
    <w:rsid w:val="00A609D8"/>
    <w:rsid w:val="00A60C8C"/>
    <w:rsid w:val="00A610B6"/>
    <w:rsid w:val="00A61839"/>
    <w:rsid w:val="00A6194F"/>
    <w:rsid w:val="00A619D9"/>
    <w:rsid w:val="00A61C04"/>
    <w:rsid w:val="00A61E72"/>
    <w:rsid w:val="00A6218C"/>
    <w:rsid w:val="00A62684"/>
    <w:rsid w:val="00A62BED"/>
    <w:rsid w:val="00A62DAD"/>
    <w:rsid w:val="00A637BF"/>
    <w:rsid w:val="00A63C0B"/>
    <w:rsid w:val="00A6425A"/>
    <w:rsid w:val="00A64960"/>
    <w:rsid w:val="00A64BFF"/>
    <w:rsid w:val="00A64C41"/>
    <w:rsid w:val="00A6582F"/>
    <w:rsid w:val="00A6583E"/>
    <w:rsid w:val="00A65B86"/>
    <w:rsid w:val="00A66112"/>
    <w:rsid w:val="00A663A5"/>
    <w:rsid w:val="00A664AE"/>
    <w:rsid w:val="00A66C8F"/>
    <w:rsid w:val="00A66E58"/>
    <w:rsid w:val="00A67973"/>
    <w:rsid w:val="00A67ABA"/>
    <w:rsid w:val="00A70364"/>
    <w:rsid w:val="00A70C10"/>
    <w:rsid w:val="00A7111C"/>
    <w:rsid w:val="00A7199D"/>
    <w:rsid w:val="00A71AFC"/>
    <w:rsid w:val="00A71B83"/>
    <w:rsid w:val="00A71F1C"/>
    <w:rsid w:val="00A724B0"/>
    <w:rsid w:val="00A73292"/>
    <w:rsid w:val="00A732C6"/>
    <w:rsid w:val="00A7331E"/>
    <w:rsid w:val="00A7440A"/>
    <w:rsid w:val="00A74A5C"/>
    <w:rsid w:val="00A750D2"/>
    <w:rsid w:val="00A75995"/>
    <w:rsid w:val="00A759CE"/>
    <w:rsid w:val="00A75C97"/>
    <w:rsid w:val="00A75FDF"/>
    <w:rsid w:val="00A7603D"/>
    <w:rsid w:val="00A7668B"/>
    <w:rsid w:val="00A7683E"/>
    <w:rsid w:val="00A769A2"/>
    <w:rsid w:val="00A774D7"/>
    <w:rsid w:val="00A77A84"/>
    <w:rsid w:val="00A77FDF"/>
    <w:rsid w:val="00A80353"/>
    <w:rsid w:val="00A80A7E"/>
    <w:rsid w:val="00A8182D"/>
    <w:rsid w:val="00A81C6B"/>
    <w:rsid w:val="00A81EBC"/>
    <w:rsid w:val="00A8222A"/>
    <w:rsid w:val="00A82A51"/>
    <w:rsid w:val="00A82C76"/>
    <w:rsid w:val="00A82F39"/>
    <w:rsid w:val="00A82FD2"/>
    <w:rsid w:val="00A839BC"/>
    <w:rsid w:val="00A83D5F"/>
    <w:rsid w:val="00A84C75"/>
    <w:rsid w:val="00A84CC9"/>
    <w:rsid w:val="00A84DB1"/>
    <w:rsid w:val="00A84E09"/>
    <w:rsid w:val="00A84E29"/>
    <w:rsid w:val="00A85315"/>
    <w:rsid w:val="00A856CB"/>
    <w:rsid w:val="00A87A03"/>
    <w:rsid w:val="00A87EC7"/>
    <w:rsid w:val="00A904D6"/>
    <w:rsid w:val="00A904EB"/>
    <w:rsid w:val="00A905E5"/>
    <w:rsid w:val="00A907EB"/>
    <w:rsid w:val="00A908BD"/>
    <w:rsid w:val="00A91524"/>
    <w:rsid w:val="00A91C38"/>
    <w:rsid w:val="00A91C75"/>
    <w:rsid w:val="00A91FDD"/>
    <w:rsid w:val="00A921C2"/>
    <w:rsid w:val="00A923E4"/>
    <w:rsid w:val="00A9240E"/>
    <w:rsid w:val="00A93D9B"/>
    <w:rsid w:val="00A93ED5"/>
    <w:rsid w:val="00A94E7A"/>
    <w:rsid w:val="00A9506B"/>
    <w:rsid w:val="00A9575D"/>
    <w:rsid w:val="00A9599D"/>
    <w:rsid w:val="00A95CED"/>
    <w:rsid w:val="00A96307"/>
    <w:rsid w:val="00A96CB8"/>
    <w:rsid w:val="00AA06EC"/>
    <w:rsid w:val="00AA1884"/>
    <w:rsid w:val="00AA206D"/>
    <w:rsid w:val="00AA21F9"/>
    <w:rsid w:val="00AA2445"/>
    <w:rsid w:val="00AA30F2"/>
    <w:rsid w:val="00AA3273"/>
    <w:rsid w:val="00AA345F"/>
    <w:rsid w:val="00AA3F1A"/>
    <w:rsid w:val="00AA45A2"/>
    <w:rsid w:val="00AA4ABF"/>
    <w:rsid w:val="00AA525D"/>
    <w:rsid w:val="00AA557C"/>
    <w:rsid w:val="00AA5993"/>
    <w:rsid w:val="00AA59CD"/>
    <w:rsid w:val="00AA5D2C"/>
    <w:rsid w:val="00AA65C7"/>
    <w:rsid w:val="00AA68DA"/>
    <w:rsid w:val="00AA6C4A"/>
    <w:rsid w:val="00AA7429"/>
    <w:rsid w:val="00AA797F"/>
    <w:rsid w:val="00AA7DCA"/>
    <w:rsid w:val="00AA7DF4"/>
    <w:rsid w:val="00AA7E1D"/>
    <w:rsid w:val="00AB0862"/>
    <w:rsid w:val="00AB0AED"/>
    <w:rsid w:val="00AB0CF7"/>
    <w:rsid w:val="00AB0D5E"/>
    <w:rsid w:val="00AB1692"/>
    <w:rsid w:val="00AB20DF"/>
    <w:rsid w:val="00AB255A"/>
    <w:rsid w:val="00AB3A3F"/>
    <w:rsid w:val="00AB3C6B"/>
    <w:rsid w:val="00AB3DBF"/>
    <w:rsid w:val="00AB402E"/>
    <w:rsid w:val="00AB40C9"/>
    <w:rsid w:val="00AB483E"/>
    <w:rsid w:val="00AB4DF9"/>
    <w:rsid w:val="00AB4F07"/>
    <w:rsid w:val="00AB54F6"/>
    <w:rsid w:val="00AB5586"/>
    <w:rsid w:val="00AB5CD7"/>
    <w:rsid w:val="00AB6067"/>
    <w:rsid w:val="00AB6379"/>
    <w:rsid w:val="00AB6454"/>
    <w:rsid w:val="00AB6C17"/>
    <w:rsid w:val="00AB78A8"/>
    <w:rsid w:val="00AB7A64"/>
    <w:rsid w:val="00AB7BE6"/>
    <w:rsid w:val="00AC0AC6"/>
    <w:rsid w:val="00AC0EB4"/>
    <w:rsid w:val="00AC192A"/>
    <w:rsid w:val="00AC198F"/>
    <w:rsid w:val="00AC1DE0"/>
    <w:rsid w:val="00AC1F2A"/>
    <w:rsid w:val="00AC2807"/>
    <w:rsid w:val="00AC362D"/>
    <w:rsid w:val="00AC3BB0"/>
    <w:rsid w:val="00AC4798"/>
    <w:rsid w:val="00AC4AB3"/>
    <w:rsid w:val="00AC4C50"/>
    <w:rsid w:val="00AC51A9"/>
    <w:rsid w:val="00AC5A93"/>
    <w:rsid w:val="00AC5CBB"/>
    <w:rsid w:val="00AC60EE"/>
    <w:rsid w:val="00AC643C"/>
    <w:rsid w:val="00AC65AE"/>
    <w:rsid w:val="00AC665E"/>
    <w:rsid w:val="00AC6B41"/>
    <w:rsid w:val="00AC7421"/>
    <w:rsid w:val="00AC766D"/>
    <w:rsid w:val="00AC7DB6"/>
    <w:rsid w:val="00AD0605"/>
    <w:rsid w:val="00AD0F4F"/>
    <w:rsid w:val="00AD2176"/>
    <w:rsid w:val="00AD282C"/>
    <w:rsid w:val="00AD2B0C"/>
    <w:rsid w:val="00AD2C7A"/>
    <w:rsid w:val="00AD2CFA"/>
    <w:rsid w:val="00AD2ED6"/>
    <w:rsid w:val="00AD3051"/>
    <w:rsid w:val="00AD390B"/>
    <w:rsid w:val="00AD3A41"/>
    <w:rsid w:val="00AD3A63"/>
    <w:rsid w:val="00AD3A81"/>
    <w:rsid w:val="00AD4643"/>
    <w:rsid w:val="00AD496A"/>
    <w:rsid w:val="00AD4A53"/>
    <w:rsid w:val="00AD4B22"/>
    <w:rsid w:val="00AD504C"/>
    <w:rsid w:val="00AD51F2"/>
    <w:rsid w:val="00AD5521"/>
    <w:rsid w:val="00AD558A"/>
    <w:rsid w:val="00AD57A0"/>
    <w:rsid w:val="00AD5CBA"/>
    <w:rsid w:val="00AD5F8B"/>
    <w:rsid w:val="00AD6723"/>
    <w:rsid w:val="00AD6C06"/>
    <w:rsid w:val="00AD7B23"/>
    <w:rsid w:val="00AD7D87"/>
    <w:rsid w:val="00AE0054"/>
    <w:rsid w:val="00AE01E1"/>
    <w:rsid w:val="00AE0492"/>
    <w:rsid w:val="00AE0749"/>
    <w:rsid w:val="00AE080E"/>
    <w:rsid w:val="00AE0BBD"/>
    <w:rsid w:val="00AE1385"/>
    <w:rsid w:val="00AE13C2"/>
    <w:rsid w:val="00AE180D"/>
    <w:rsid w:val="00AE2F2B"/>
    <w:rsid w:val="00AE35FF"/>
    <w:rsid w:val="00AE376F"/>
    <w:rsid w:val="00AE3ED1"/>
    <w:rsid w:val="00AE4046"/>
    <w:rsid w:val="00AE4240"/>
    <w:rsid w:val="00AE45C0"/>
    <w:rsid w:val="00AE4BB1"/>
    <w:rsid w:val="00AE4E1E"/>
    <w:rsid w:val="00AE56AC"/>
    <w:rsid w:val="00AE5910"/>
    <w:rsid w:val="00AE6489"/>
    <w:rsid w:val="00AE64BA"/>
    <w:rsid w:val="00AE6644"/>
    <w:rsid w:val="00AE6701"/>
    <w:rsid w:val="00AE68BE"/>
    <w:rsid w:val="00AE6B73"/>
    <w:rsid w:val="00AE6F56"/>
    <w:rsid w:val="00AE716C"/>
    <w:rsid w:val="00AF0A88"/>
    <w:rsid w:val="00AF0D0F"/>
    <w:rsid w:val="00AF0D9F"/>
    <w:rsid w:val="00AF0F0E"/>
    <w:rsid w:val="00AF0FD6"/>
    <w:rsid w:val="00AF1211"/>
    <w:rsid w:val="00AF125F"/>
    <w:rsid w:val="00AF1FD1"/>
    <w:rsid w:val="00AF2503"/>
    <w:rsid w:val="00AF3120"/>
    <w:rsid w:val="00AF3302"/>
    <w:rsid w:val="00AF3699"/>
    <w:rsid w:val="00AF36F3"/>
    <w:rsid w:val="00AF3C80"/>
    <w:rsid w:val="00AF4049"/>
    <w:rsid w:val="00AF424E"/>
    <w:rsid w:val="00AF42C2"/>
    <w:rsid w:val="00AF45F4"/>
    <w:rsid w:val="00AF4725"/>
    <w:rsid w:val="00AF49F2"/>
    <w:rsid w:val="00AF4B47"/>
    <w:rsid w:val="00AF5098"/>
    <w:rsid w:val="00AF511E"/>
    <w:rsid w:val="00AF5323"/>
    <w:rsid w:val="00AF5AF6"/>
    <w:rsid w:val="00AF61EE"/>
    <w:rsid w:val="00AF6846"/>
    <w:rsid w:val="00AF688E"/>
    <w:rsid w:val="00AF6B18"/>
    <w:rsid w:val="00AF724F"/>
    <w:rsid w:val="00AF747F"/>
    <w:rsid w:val="00AF75CA"/>
    <w:rsid w:val="00AF7905"/>
    <w:rsid w:val="00AF7938"/>
    <w:rsid w:val="00AF7BE7"/>
    <w:rsid w:val="00B002EF"/>
    <w:rsid w:val="00B01AB5"/>
    <w:rsid w:val="00B01CD3"/>
    <w:rsid w:val="00B029A5"/>
    <w:rsid w:val="00B03506"/>
    <w:rsid w:val="00B036F9"/>
    <w:rsid w:val="00B0379F"/>
    <w:rsid w:val="00B039AB"/>
    <w:rsid w:val="00B03C2A"/>
    <w:rsid w:val="00B04436"/>
    <w:rsid w:val="00B044A0"/>
    <w:rsid w:val="00B05049"/>
    <w:rsid w:val="00B056B6"/>
    <w:rsid w:val="00B05DEC"/>
    <w:rsid w:val="00B061B0"/>
    <w:rsid w:val="00B06583"/>
    <w:rsid w:val="00B06AEB"/>
    <w:rsid w:val="00B07284"/>
    <w:rsid w:val="00B07A21"/>
    <w:rsid w:val="00B07E07"/>
    <w:rsid w:val="00B07FCC"/>
    <w:rsid w:val="00B102D8"/>
    <w:rsid w:val="00B107DD"/>
    <w:rsid w:val="00B10D0E"/>
    <w:rsid w:val="00B10F8F"/>
    <w:rsid w:val="00B1153B"/>
    <w:rsid w:val="00B11AB8"/>
    <w:rsid w:val="00B11AF8"/>
    <w:rsid w:val="00B11BF1"/>
    <w:rsid w:val="00B11ED7"/>
    <w:rsid w:val="00B11F22"/>
    <w:rsid w:val="00B121C9"/>
    <w:rsid w:val="00B12A58"/>
    <w:rsid w:val="00B12F87"/>
    <w:rsid w:val="00B130EA"/>
    <w:rsid w:val="00B13320"/>
    <w:rsid w:val="00B138A8"/>
    <w:rsid w:val="00B13B33"/>
    <w:rsid w:val="00B13C11"/>
    <w:rsid w:val="00B1436C"/>
    <w:rsid w:val="00B14540"/>
    <w:rsid w:val="00B14606"/>
    <w:rsid w:val="00B1480E"/>
    <w:rsid w:val="00B14945"/>
    <w:rsid w:val="00B149A3"/>
    <w:rsid w:val="00B15711"/>
    <w:rsid w:val="00B16716"/>
    <w:rsid w:val="00B17A0F"/>
    <w:rsid w:val="00B200B7"/>
    <w:rsid w:val="00B2043D"/>
    <w:rsid w:val="00B20718"/>
    <w:rsid w:val="00B208A5"/>
    <w:rsid w:val="00B20C43"/>
    <w:rsid w:val="00B21247"/>
    <w:rsid w:val="00B2137E"/>
    <w:rsid w:val="00B221F0"/>
    <w:rsid w:val="00B22328"/>
    <w:rsid w:val="00B224D4"/>
    <w:rsid w:val="00B2271B"/>
    <w:rsid w:val="00B2287A"/>
    <w:rsid w:val="00B22C04"/>
    <w:rsid w:val="00B22ED5"/>
    <w:rsid w:val="00B2346C"/>
    <w:rsid w:val="00B23488"/>
    <w:rsid w:val="00B23B54"/>
    <w:rsid w:val="00B24B8C"/>
    <w:rsid w:val="00B251F5"/>
    <w:rsid w:val="00B25300"/>
    <w:rsid w:val="00B2545C"/>
    <w:rsid w:val="00B25589"/>
    <w:rsid w:val="00B257C2"/>
    <w:rsid w:val="00B25A0B"/>
    <w:rsid w:val="00B25A64"/>
    <w:rsid w:val="00B25B21"/>
    <w:rsid w:val="00B25BF8"/>
    <w:rsid w:val="00B26005"/>
    <w:rsid w:val="00B26173"/>
    <w:rsid w:val="00B26367"/>
    <w:rsid w:val="00B26741"/>
    <w:rsid w:val="00B26D3A"/>
    <w:rsid w:val="00B275C9"/>
    <w:rsid w:val="00B279AD"/>
    <w:rsid w:val="00B30047"/>
    <w:rsid w:val="00B30B97"/>
    <w:rsid w:val="00B30D6D"/>
    <w:rsid w:val="00B30F87"/>
    <w:rsid w:val="00B31B34"/>
    <w:rsid w:val="00B32D20"/>
    <w:rsid w:val="00B338D3"/>
    <w:rsid w:val="00B34D7C"/>
    <w:rsid w:val="00B34EC9"/>
    <w:rsid w:val="00B35388"/>
    <w:rsid w:val="00B3582A"/>
    <w:rsid w:val="00B359AF"/>
    <w:rsid w:val="00B35F05"/>
    <w:rsid w:val="00B366D6"/>
    <w:rsid w:val="00B36721"/>
    <w:rsid w:val="00B3674D"/>
    <w:rsid w:val="00B37599"/>
    <w:rsid w:val="00B3763B"/>
    <w:rsid w:val="00B407EB"/>
    <w:rsid w:val="00B41257"/>
    <w:rsid w:val="00B41331"/>
    <w:rsid w:val="00B41A91"/>
    <w:rsid w:val="00B41B91"/>
    <w:rsid w:val="00B41D27"/>
    <w:rsid w:val="00B41F8C"/>
    <w:rsid w:val="00B42907"/>
    <w:rsid w:val="00B42B3D"/>
    <w:rsid w:val="00B42EAD"/>
    <w:rsid w:val="00B4345B"/>
    <w:rsid w:val="00B43BFE"/>
    <w:rsid w:val="00B43EB4"/>
    <w:rsid w:val="00B43F69"/>
    <w:rsid w:val="00B44963"/>
    <w:rsid w:val="00B44DEC"/>
    <w:rsid w:val="00B45104"/>
    <w:rsid w:val="00B4511C"/>
    <w:rsid w:val="00B45269"/>
    <w:rsid w:val="00B46A19"/>
    <w:rsid w:val="00B47782"/>
    <w:rsid w:val="00B47A12"/>
    <w:rsid w:val="00B5080D"/>
    <w:rsid w:val="00B50CA2"/>
    <w:rsid w:val="00B50DA5"/>
    <w:rsid w:val="00B5122F"/>
    <w:rsid w:val="00B51334"/>
    <w:rsid w:val="00B51A50"/>
    <w:rsid w:val="00B51D92"/>
    <w:rsid w:val="00B51EE8"/>
    <w:rsid w:val="00B5240A"/>
    <w:rsid w:val="00B52484"/>
    <w:rsid w:val="00B52D28"/>
    <w:rsid w:val="00B52D49"/>
    <w:rsid w:val="00B52F13"/>
    <w:rsid w:val="00B53085"/>
    <w:rsid w:val="00B53665"/>
    <w:rsid w:val="00B53936"/>
    <w:rsid w:val="00B53B89"/>
    <w:rsid w:val="00B53E07"/>
    <w:rsid w:val="00B54011"/>
    <w:rsid w:val="00B54264"/>
    <w:rsid w:val="00B54804"/>
    <w:rsid w:val="00B5566B"/>
    <w:rsid w:val="00B556E6"/>
    <w:rsid w:val="00B55724"/>
    <w:rsid w:val="00B55DC2"/>
    <w:rsid w:val="00B5613B"/>
    <w:rsid w:val="00B56F3D"/>
    <w:rsid w:val="00B5717B"/>
    <w:rsid w:val="00B57390"/>
    <w:rsid w:val="00B5759B"/>
    <w:rsid w:val="00B57EA9"/>
    <w:rsid w:val="00B60169"/>
    <w:rsid w:val="00B60624"/>
    <w:rsid w:val="00B606F7"/>
    <w:rsid w:val="00B60888"/>
    <w:rsid w:val="00B60C89"/>
    <w:rsid w:val="00B60D41"/>
    <w:rsid w:val="00B61A2D"/>
    <w:rsid w:val="00B61BAF"/>
    <w:rsid w:val="00B62ADD"/>
    <w:rsid w:val="00B62E76"/>
    <w:rsid w:val="00B63016"/>
    <w:rsid w:val="00B6351E"/>
    <w:rsid w:val="00B6352B"/>
    <w:rsid w:val="00B636F5"/>
    <w:rsid w:val="00B63988"/>
    <w:rsid w:val="00B63CA5"/>
    <w:rsid w:val="00B64715"/>
    <w:rsid w:val="00B650C3"/>
    <w:rsid w:val="00B65531"/>
    <w:rsid w:val="00B65B46"/>
    <w:rsid w:val="00B6646F"/>
    <w:rsid w:val="00B66D45"/>
    <w:rsid w:val="00B66E3D"/>
    <w:rsid w:val="00B67914"/>
    <w:rsid w:val="00B67A29"/>
    <w:rsid w:val="00B67C23"/>
    <w:rsid w:val="00B706A3"/>
    <w:rsid w:val="00B70B0D"/>
    <w:rsid w:val="00B71323"/>
    <w:rsid w:val="00B71673"/>
    <w:rsid w:val="00B72F38"/>
    <w:rsid w:val="00B7317E"/>
    <w:rsid w:val="00B736E3"/>
    <w:rsid w:val="00B73707"/>
    <w:rsid w:val="00B73F22"/>
    <w:rsid w:val="00B74259"/>
    <w:rsid w:val="00B749D6"/>
    <w:rsid w:val="00B74AA8"/>
    <w:rsid w:val="00B75496"/>
    <w:rsid w:val="00B75669"/>
    <w:rsid w:val="00B75764"/>
    <w:rsid w:val="00B75D84"/>
    <w:rsid w:val="00B75F76"/>
    <w:rsid w:val="00B76101"/>
    <w:rsid w:val="00B7661A"/>
    <w:rsid w:val="00B76760"/>
    <w:rsid w:val="00B76A0F"/>
    <w:rsid w:val="00B76AEE"/>
    <w:rsid w:val="00B76F7D"/>
    <w:rsid w:val="00B76FF9"/>
    <w:rsid w:val="00B770EE"/>
    <w:rsid w:val="00B773A2"/>
    <w:rsid w:val="00B775BB"/>
    <w:rsid w:val="00B77799"/>
    <w:rsid w:val="00B77804"/>
    <w:rsid w:val="00B807F8"/>
    <w:rsid w:val="00B80A12"/>
    <w:rsid w:val="00B80D8A"/>
    <w:rsid w:val="00B814B0"/>
    <w:rsid w:val="00B81C3A"/>
    <w:rsid w:val="00B81ED8"/>
    <w:rsid w:val="00B82665"/>
    <w:rsid w:val="00B82E4B"/>
    <w:rsid w:val="00B831BC"/>
    <w:rsid w:val="00B83970"/>
    <w:rsid w:val="00B83D8B"/>
    <w:rsid w:val="00B8472B"/>
    <w:rsid w:val="00B84E04"/>
    <w:rsid w:val="00B8515E"/>
    <w:rsid w:val="00B85973"/>
    <w:rsid w:val="00B85A1C"/>
    <w:rsid w:val="00B85D43"/>
    <w:rsid w:val="00B865AA"/>
    <w:rsid w:val="00B86AFF"/>
    <w:rsid w:val="00B8722C"/>
    <w:rsid w:val="00B872CD"/>
    <w:rsid w:val="00B87362"/>
    <w:rsid w:val="00B87402"/>
    <w:rsid w:val="00B87430"/>
    <w:rsid w:val="00B87465"/>
    <w:rsid w:val="00B87A15"/>
    <w:rsid w:val="00B906A7"/>
    <w:rsid w:val="00B9070C"/>
    <w:rsid w:val="00B90830"/>
    <w:rsid w:val="00B908DE"/>
    <w:rsid w:val="00B90D5B"/>
    <w:rsid w:val="00B910BD"/>
    <w:rsid w:val="00B914D9"/>
    <w:rsid w:val="00B91624"/>
    <w:rsid w:val="00B91DC3"/>
    <w:rsid w:val="00B91FBD"/>
    <w:rsid w:val="00B921CE"/>
    <w:rsid w:val="00B92852"/>
    <w:rsid w:val="00B92B28"/>
    <w:rsid w:val="00B93083"/>
    <w:rsid w:val="00B9327A"/>
    <w:rsid w:val="00B9340F"/>
    <w:rsid w:val="00B9348D"/>
    <w:rsid w:val="00B93850"/>
    <w:rsid w:val="00B93AFA"/>
    <w:rsid w:val="00B93B7F"/>
    <w:rsid w:val="00B93DE4"/>
    <w:rsid w:val="00B95298"/>
    <w:rsid w:val="00B95D1C"/>
    <w:rsid w:val="00B96225"/>
    <w:rsid w:val="00B96233"/>
    <w:rsid w:val="00B9656D"/>
    <w:rsid w:val="00B96734"/>
    <w:rsid w:val="00B96C54"/>
    <w:rsid w:val="00B96ED2"/>
    <w:rsid w:val="00B97464"/>
    <w:rsid w:val="00B979D4"/>
    <w:rsid w:val="00BA02D1"/>
    <w:rsid w:val="00BA03D0"/>
    <w:rsid w:val="00BA0BA8"/>
    <w:rsid w:val="00BA0DB3"/>
    <w:rsid w:val="00BA0E79"/>
    <w:rsid w:val="00BA1416"/>
    <w:rsid w:val="00BA1834"/>
    <w:rsid w:val="00BA2100"/>
    <w:rsid w:val="00BA2198"/>
    <w:rsid w:val="00BA2321"/>
    <w:rsid w:val="00BA2764"/>
    <w:rsid w:val="00BA282E"/>
    <w:rsid w:val="00BA2DD1"/>
    <w:rsid w:val="00BA2E14"/>
    <w:rsid w:val="00BA367E"/>
    <w:rsid w:val="00BA3F95"/>
    <w:rsid w:val="00BA43E6"/>
    <w:rsid w:val="00BA4C41"/>
    <w:rsid w:val="00BA53CA"/>
    <w:rsid w:val="00BA55F9"/>
    <w:rsid w:val="00BA5DDA"/>
    <w:rsid w:val="00BA6191"/>
    <w:rsid w:val="00BA628F"/>
    <w:rsid w:val="00BA72FE"/>
    <w:rsid w:val="00BA762A"/>
    <w:rsid w:val="00BA772E"/>
    <w:rsid w:val="00BB00F8"/>
    <w:rsid w:val="00BB0698"/>
    <w:rsid w:val="00BB06FC"/>
    <w:rsid w:val="00BB0A5A"/>
    <w:rsid w:val="00BB12D3"/>
    <w:rsid w:val="00BB1B71"/>
    <w:rsid w:val="00BB1B8E"/>
    <w:rsid w:val="00BB28AC"/>
    <w:rsid w:val="00BB2CD1"/>
    <w:rsid w:val="00BB3176"/>
    <w:rsid w:val="00BB36AC"/>
    <w:rsid w:val="00BB453D"/>
    <w:rsid w:val="00BB4679"/>
    <w:rsid w:val="00BB4696"/>
    <w:rsid w:val="00BB4A89"/>
    <w:rsid w:val="00BB520D"/>
    <w:rsid w:val="00BB5657"/>
    <w:rsid w:val="00BB5C3E"/>
    <w:rsid w:val="00BB65BD"/>
    <w:rsid w:val="00BB691C"/>
    <w:rsid w:val="00BB6FC6"/>
    <w:rsid w:val="00BB721A"/>
    <w:rsid w:val="00BB766F"/>
    <w:rsid w:val="00BB7B0D"/>
    <w:rsid w:val="00BB7F63"/>
    <w:rsid w:val="00BB7FEC"/>
    <w:rsid w:val="00BC0181"/>
    <w:rsid w:val="00BC06AB"/>
    <w:rsid w:val="00BC0B3D"/>
    <w:rsid w:val="00BC0B7A"/>
    <w:rsid w:val="00BC0C1E"/>
    <w:rsid w:val="00BC175A"/>
    <w:rsid w:val="00BC176D"/>
    <w:rsid w:val="00BC1F97"/>
    <w:rsid w:val="00BC24AC"/>
    <w:rsid w:val="00BC288E"/>
    <w:rsid w:val="00BC2D9D"/>
    <w:rsid w:val="00BC2F00"/>
    <w:rsid w:val="00BC3A1B"/>
    <w:rsid w:val="00BC430B"/>
    <w:rsid w:val="00BC46EC"/>
    <w:rsid w:val="00BC4BBB"/>
    <w:rsid w:val="00BC4FAB"/>
    <w:rsid w:val="00BC67FD"/>
    <w:rsid w:val="00BC72DE"/>
    <w:rsid w:val="00BD01B8"/>
    <w:rsid w:val="00BD092B"/>
    <w:rsid w:val="00BD0B1F"/>
    <w:rsid w:val="00BD13F4"/>
    <w:rsid w:val="00BD1490"/>
    <w:rsid w:val="00BD14DD"/>
    <w:rsid w:val="00BD1705"/>
    <w:rsid w:val="00BD17D9"/>
    <w:rsid w:val="00BD1D0C"/>
    <w:rsid w:val="00BD2021"/>
    <w:rsid w:val="00BD24C9"/>
    <w:rsid w:val="00BD2EFB"/>
    <w:rsid w:val="00BD2FD7"/>
    <w:rsid w:val="00BD3012"/>
    <w:rsid w:val="00BD3B8A"/>
    <w:rsid w:val="00BD3CB7"/>
    <w:rsid w:val="00BD3DD8"/>
    <w:rsid w:val="00BD3F38"/>
    <w:rsid w:val="00BD4153"/>
    <w:rsid w:val="00BD4680"/>
    <w:rsid w:val="00BD47C3"/>
    <w:rsid w:val="00BD4DF0"/>
    <w:rsid w:val="00BD5221"/>
    <w:rsid w:val="00BD57DD"/>
    <w:rsid w:val="00BD5870"/>
    <w:rsid w:val="00BD61E3"/>
    <w:rsid w:val="00BD66C8"/>
    <w:rsid w:val="00BD6BE0"/>
    <w:rsid w:val="00BD7019"/>
    <w:rsid w:val="00BD7361"/>
    <w:rsid w:val="00BD79D4"/>
    <w:rsid w:val="00BE088D"/>
    <w:rsid w:val="00BE0919"/>
    <w:rsid w:val="00BE0E12"/>
    <w:rsid w:val="00BE171D"/>
    <w:rsid w:val="00BE1E13"/>
    <w:rsid w:val="00BE1E8C"/>
    <w:rsid w:val="00BE1EDB"/>
    <w:rsid w:val="00BE25CC"/>
    <w:rsid w:val="00BE25D4"/>
    <w:rsid w:val="00BE2AC1"/>
    <w:rsid w:val="00BE352D"/>
    <w:rsid w:val="00BE390F"/>
    <w:rsid w:val="00BE3B1F"/>
    <w:rsid w:val="00BE3D34"/>
    <w:rsid w:val="00BE44F8"/>
    <w:rsid w:val="00BE4C35"/>
    <w:rsid w:val="00BE52FE"/>
    <w:rsid w:val="00BE5625"/>
    <w:rsid w:val="00BE571F"/>
    <w:rsid w:val="00BE632E"/>
    <w:rsid w:val="00BE650E"/>
    <w:rsid w:val="00BE6967"/>
    <w:rsid w:val="00BE6CB8"/>
    <w:rsid w:val="00BE70FB"/>
    <w:rsid w:val="00BE7225"/>
    <w:rsid w:val="00BE786D"/>
    <w:rsid w:val="00BE7990"/>
    <w:rsid w:val="00BE7BC8"/>
    <w:rsid w:val="00BE7E64"/>
    <w:rsid w:val="00BF08F8"/>
    <w:rsid w:val="00BF0DDB"/>
    <w:rsid w:val="00BF0E9E"/>
    <w:rsid w:val="00BF1007"/>
    <w:rsid w:val="00BF1ABF"/>
    <w:rsid w:val="00BF1CA3"/>
    <w:rsid w:val="00BF1DCC"/>
    <w:rsid w:val="00BF207F"/>
    <w:rsid w:val="00BF31BA"/>
    <w:rsid w:val="00BF322C"/>
    <w:rsid w:val="00BF35AD"/>
    <w:rsid w:val="00BF368C"/>
    <w:rsid w:val="00BF3D34"/>
    <w:rsid w:val="00BF3F4B"/>
    <w:rsid w:val="00BF410A"/>
    <w:rsid w:val="00BF441F"/>
    <w:rsid w:val="00BF4649"/>
    <w:rsid w:val="00BF4EC9"/>
    <w:rsid w:val="00BF5A7F"/>
    <w:rsid w:val="00BF5C69"/>
    <w:rsid w:val="00BF6177"/>
    <w:rsid w:val="00BF7399"/>
    <w:rsid w:val="00C00051"/>
    <w:rsid w:val="00C01988"/>
    <w:rsid w:val="00C01B8B"/>
    <w:rsid w:val="00C01E63"/>
    <w:rsid w:val="00C02156"/>
    <w:rsid w:val="00C021C2"/>
    <w:rsid w:val="00C024DB"/>
    <w:rsid w:val="00C0253E"/>
    <w:rsid w:val="00C02721"/>
    <w:rsid w:val="00C02812"/>
    <w:rsid w:val="00C02A1C"/>
    <w:rsid w:val="00C042E6"/>
    <w:rsid w:val="00C044DD"/>
    <w:rsid w:val="00C0456D"/>
    <w:rsid w:val="00C04AB4"/>
    <w:rsid w:val="00C04D1A"/>
    <w:rsid w:val="00C04E5D"/>
    <w:rsid w:val="00C05146"/>
    <w:rsid w:val="00C0539F"/>
    <w:rsid w:val="00C0551B"/>
    <w:rsid w:val="00C05DE4"/>
    <w:rsid w:val="00C05E4F"/>
    <w:rsid w:val="00C05EB1"/>
    <w:rsid w:val="00C05F63"/>
    <w:rsid w:val="00C061BA"/>
    <w:rsid w:val="00C067AF"/>
    <w:rsid w:val="00C06A1A"/>
    <w:rsid w:val="00C06EB2"/>
    <w:rsid w:val="00C06F2F"/>
    <w:rsid w:val="00C07447"/>
    <w:rsid w:val="00C074EE"/>
    <w:rsid w:val="00C07653"/>
    <w:rsid w:val="00C07ADE"/>
    <w:rsid w:val="00C07AEE"/>
    <w:rsid w:val="00C07DD3"/>
    <w:rsid w:val="00C07E6A"/>
    <w:rsid w:val="00C10925"/>
    <w:rsid w:val="00C11094"/>
    <w:rsid w:val="00C11754"/>
    <w:rsid w:val="00C1189D"/>
    <w:rsid w:val="00C11944"/>
    <w:rsid w:val="00C11969"/>
    <w:rsid w:val="00C12192"/>
    <w:rsid w:val="00C1235E"/>
    <w:rsid w:val="00C12A38"/>
    <w:rsid w:val="00C13870"/>
    <w:rsid w:val="00C13D49"/>
    <w:rsid w:val="00C13FE3"/>
    <w:rsid w:val="00C141D8"/>
    <w:rsid w:val="00C14297"/>
    <w:rsid w:val="00C14394"/>
    <w:rsid w:val="00C14C05"/>
    <w:rsid w:val="00C1558E"/>
    <w:rsid w:val="00C15662"/>
    <w:rsid w:val="00C1597D"/>
    <w:rsid w:val="00C15F50"/>
    <w:rsid w:val="00C165C3"/>
    <w:rsid w:val="00C16CA3"/>
    <w:rsid w:val="00C1771F"/>
    <w:rsid w:val="00C17738"/>
    <w:rsid w:val="00C17EBE"/>
    <w:rsid w:val="00C20060"/>
    <w:rsid w:val="00C201BD"/>
    <w:rsid w:val="00C20F33"/>
    <w:rsid w:val="00C2166F"/>
    <w:rsid w:val="00C21A69"/>
    <w:rsid w:val="00C21AE3"/>
    <w:rsid w:val="00C21F4C"/>
    <w:rsid w:val="00C22365"/>
    <w:rsid w:val="00C22464"/>
    <w:rsid w:val="00C22B5D"/>
    <w:rsid w:val="00C237D2"/>
    <w:rsid w:val="00C23B09"/>
    <w:rsid w:val="00C23EEB"/>
    <w:rsid w:val="00C23FBD"/>
    <w:rsid w:val="00C240C8"/>
    <w:rsid w:val="00C241E4"/>
    <w:rsid w:val="00C24890"/>
    <w:rsid w:val="00C2504A"/>
    <w:rsid w:val="00C25BC8"/>
    <w:rsid w:val="00C25C62"/>
    <w:rsid w:val="00C25CEE"/>
    <w:rsid w:val="00C25CF4"/>
    <w:rsid w:val="00C263E7"/>
    <w:rsid w:val="00C26572"/>
    <w:rsid w:val="00C26906"/>
    <w:rsid w:val="00C26B22"/>
    <w:rsid w:val="00C27B01"/>
    <w:rsid w:val="00C27D8C"/>
    <w:rsid w:val="00C30032"/>
    <w:rsid w:val="00C300B4"/>
    <w:rsid w:val="00C302AE"/>
    <w:rsid w:val="00C3049A"/>
    <w:rsid w:val="00C30D25"/>
    <w:rsid w:val="00C317A0"/>
    <w:rsid w:val="00C31A3A"/>
    <w:rsid w:val="00C320B9"/>
    <w:rsid w:val="00C32EC6"/>
    <w:rsid w:val="00C34380"/>
    <w:rsid w:val="00C34FA4"/>
    <w:rsid w:val="00C352A8"/>
    <w:rsid w:val="00C359AF"/>
    <w:rsid w:val="00C35CB3"/>
    <w:rsid w:val="00C3634C"/>
    <w:rsid w:val="00C37873"/>
    <w:rsid w:val="00C37E7E"/>
    <w:rsid w:val="00C37F93"/>
    <w:rsid w:val="00C4026F"/>
    <w:rsid w:val="00C4048B"/>
    <w:rsid w:val="00C404ED"/>
    <w:rsid w:val="00C404FF"/>
    <w:rsid w:val="00C4052F"/>
    <w:rsid w:val="00C40D8B"/>
    <w:rsid w:val="00C40F32"/>
    <w:rsid w:val="00C41055"/>
    <w:rsid w:val="00C4196A"/>
    <w:rsid w:val="00C41A69"/>
    <w:rsid w:val="00C41B12"/>
    <w:rsid w:val="00C41B28"/>
    <w:rsid w:val="00C4208B"/>
    <w:rsid w:val="00C42222"/>
    <w:rsid w:val="00C423A0"/>
    <w:rsid w:val="00C42938"/>
    <w:rsid w:val="00C42AF0"/>
    <w:rsid w:val="00C42C97"/>
    <w:rsid w:val="00C444FB"/>
    <w:rsid w:val="00C44804"/>
    <w:rsid w:val="00C45144"/>
    <w:rsid w:val="00C465D8"/>
    <w:rsid w:val="00C46815"/>
    <w:rsid w:val="00C473B4"/>
    <w:rsid w:val="00C478A4"/>
    <w:rsid w:val="00C50E68"/>
    <w:rsid w:val="00C513B3"/>
    <w:rsid w:val="00C51651"/>
    <w:rsid w:val="00C51B59"/>
    <w:rsid w:val="00C5324F"/>
    <w:rsid w:val="00C53E6A"/>
    <w:rsid w:val="00C54183"/>
    <w:rsid w:val="00C54515"/>
    <w:rsid w:val="00C54572"/>
    <w:rsid w:val="00C548B1"/>
    <w:rsid w:val="00C548B3"/>
    <w:rsid w:val="00C54939"/>
    <w:rsid w:val="00C54F91"/>
    <w:rsid w:val="00C54FB8"/>
    <w:rsid w:val="00C553C3"/>
    <w:rsid w:val="00C5568F"/>
    <w:rsid w:val="00C55C81"/>
    <w:rsid w:val="00C56033"/>
    <w:rsid w:val="00C56BE2"/>
    <w:rsid w:val="00C57060"/>
    <w:rsid w:val="00C572C0"/>
    <w:rsid w:val="00C57E96"/>
    <w:rsid w:val="00C6043E"/>
    <w:rsid w:val="00C60465"/>
    <w:rsid w:val="00C60616"/>
    <w:rsid w:val="00C608B9"/>
    <w:rsid w:val="00C60C1D"/>
    <w:rsid w:val="00C61088"/>
    <w:rsid w:val="00C610BC"/>
    <w:rsid w:val="00C61CEB"/>
    <w:rsid w:val="00C61EDA"/>
    <w:rsid w:val="00C62973"/>
    <w:rsid w:val="00C62BF4"/>
    <w:rsid w:val="00C63186"/>
    <w:rsid w:val="00C634F8"/>
    <w:rsid w:val="00C636A5"/>
    <w:rsid w:val="00C63B92"/>
    <w:rsid w:val="00C641E2"/>
    <w:rsid w:val="00C64A87"/>
    <w:rsid w:val="00C65388"/>
    <w:rsid w:val="00C65A0B"/>
    <w:rsid w:val="00C65AB6"/>
    <w:rsid w:val="00C65E36"/>
    <w:rsid w:val="00C65E5E"/>
    <w:rsid w:val="00C65F3E"/>
    <w:rsid w:val="00C65F48"/>
    <w:rsid w:val="00C660F6"/>
    <w:rsid w:val="00C661B4"/>
    <w:rsid w:val="00C66445"/>
    <w:rsid w:val="00C66D09"/>
    <w:rsid w:val="00C66EA7"/>
    <w:rsid w:val="00C673F5"/>
    <w:rsid w:val="00C6773B"/>
    <w:rsid w:val="00C67745"/>
    <w:rsid w:val="00C67796"/>
    <w:rsid w:val="00C677A3"/>
    <w:rsid w:val="00C67CE0"/>
    <w:rsid w:val="00C707B3"/>
    <w:rsid w:val="00C713EF"/>
    <w:rsid w:val="00C719D4"/>
    <w:rsid w:val="00C71AFD"/>
    <w:rsid w:val="00C72311"/>
    <w:rsid w:val="00C7234D"/>
    <w:rsid w:val="00C724F5"/>
    <w:rsid w:val="00C728C4"/>
    <w:rsid w:val="00C72BE3"/>
    <w:rsid w:val="00C72EFF"/>
    <w:rsid w:val="00C737C5"/>
    <w:rsid w:val="00C739B9"/>
    <w:rsid w:val="00C73B61"/>
    <w:rsid w:val="00C74549"/>
    <w:rsid w:val="00C74B59"/>
    <w:rsid w:val="00C75480"/>
    <w:rsid w:val="00C759EF"/>
    <w:rsid w:val="00C7603F"/>
    <w:rsid w:val="00C76571"/>
    <w:rsid w:val="00C768C0"/>
    <w:rsid w:val="00C76A63"/>
    <w:rsid w:val="00C76BB8"/>
    <w:rsid w:val="00C76C04"/>
    <w:rsid w:val="00C77569"/>
    <w:rsid w:val="00C7785D"/>
    <w:rsid w:val="00C77A0E"/>
    <w:rsid w:val="00C80445"/>
    <w:rsid w:val="00C805A2"/>
    <w:rsid w:val="00C806AF"/>
    <w:rsid w:val="00C809A7"/>
    <w:rsid w:val="00C80F62"/>
    <w:rsid w:val="00C8196B"/>
    <w:rsid w:val="00C81CAE"/>
    <w:rsid w:val="00C81FAE"/>
    <w:rsid w:val="00C81FDB"/>
    <w:rsid w:val="00C82E92"/>
    <w:rsid w:val="00C82EF7"/>
    <w:rsid w:val="00C8391F"/>
    <w:rsid w:val="00C83EB3"/>
    <w:rsid w:val="00C83FD2"/>
    <w:rsid w:val="00C8415E"/>
    <w:rsid w:val="00C841F2"/>
    <w:rsid w:val="00C8491B"/>
    <w:rsid w:val="00C84980"/>
    <w:rsid w:val="00C852F5"/>
    <w:rsid w:val="00C852FB"/>
    <w:rsid w:val="00C864DD"/>
    <w:rsid w:val="00C86DC9"/>
    <w:rsid w:val="00C873E2"/>
    <w:rsid w:val="00C87BE4"/>
    <w:rsid w:val="00C90273"/>
    <w:rsid w:val="00C90395"/>
    <w:rsid w:val="00C90576"/>
    <w:rsid w:val="00C9092C"/>
    <w:rsid w:val="00C909B8"/>
    <w:rsid w:val="00C90B9E"/>
    <w:rsid w:val="00C90CCB"/>
    <w:rsid w:val="00C90E81"/>
    <w:rsid w:val="00C91357"/>
    <w:rsid w:val="00C91439"/>
    <w:rsid w:val="00C91571"/>
    <w:rsid w:val="00C916F7"/>
    <w:rsid w:val="00C91972"/>
    <w:rsid w:val="00C91E1E"/>
    <w:rsid w:val="00C922D6"/>
    <w:rsid w:val="00C9256E"/>
    <w:rsid w:val="00C92B13"/>
    <w:rsid w:val="00C92BDD"/>
    <w:rsid w:val="00C936AB"/>
    <w:rsid w:val="00C93D75"/>
    <w:rsid w:val="00C93D7B"/>
    <w:rsid w:val="00C94F10"/>
    <w:rsid w:val="00C95624"/>
    <w:rsid w:val="00CA0307"/>
    <w:rsid w:val="00CA08CD"/>
    <w:rsid w:val="00CA0C46"/>
    <w:rsid w:val="00CA0FC1"/>
    <w:rsid w:val="00CA11B7"/>
    <w:rsid w:val="00CA1231"/>
    <w:rsid w:val="00CA1246"/>
    <w:rsid w:val="00CA1ACE"/>
    <w:rsid w:val="00CA1B72"/>
    <w:rsid w:val="00CA1E81"/>
    <w:rsid w:val="00CA2103"/>
    <w:rsid w:val="00CA2EE7"/>
    <w:rsid w:val="00CA3892"/>
    <w:rsid w:val="00CA3A51"/>
    <w:rsid w:val="00CA3C5A"/>
    <w:rsid w:val="00CA3FC3"/>
    <w:rsid w:val="00CA4067"/>
    <w:rsid w:val="00CA4A36"/>
    <w:rsid w:val="00CA4C2F"/>
    <w:rsid w:val="00CA4CED"/>
    <w:rsid w:val="00CA4F35"/>
    <w:rsid w:val="00CA5123"/>
    <w:rsid w:val="00CA577A"/>
    <w:rsid w:val="00CA59D4"/>
    <w:rsid w:val="00CA5B3E"/>
    <w:rsid w:val="00CA6402"/>
    <w:rsid w:val="00CA6562"/>
    <w:rsid w:val="00CA661D"/>
    <w:rsid w:val="00CA679F"/>
    <w:rsid w:val="00CA6B99"/>
    <w:rsid w:val="00CA6D5E"/>
    <w:rsid w:val="00CA7604"/>
    <w:rsid w:val="00CA7807"/>
    <w:rsid w:val="00CA7A10"/>
    <w:rsid w:val="00CA7FE9"/>
    <w:rsid w:val="00CB00B1"/>
    <w:rsid w:val="00CB1061"/>
    <w:rsid w:val="00CB11A7"/>
    <w:rsid w:val="00CB14DE"/>
    <w:rsid w:val="00CB1632"/>
    <w:rsid w:val="00CB1AA6"/>
    <w:rsid w:val="00CB2319"/>
    <w:rsid w:val="00CB260F"/>
    <w:rsid w:val="00CB29F8"/>
    <w:rsid w:val="00CB2BF8"/>
    <w:rsid w:val="00CB3189"/>
    <w:rsid w:val="00CB3360"/>
    <w:rsid w:val="00CB357A"/>
    <w:rsid w:val="00CB3C3B"/>
    <w:rsid w:val="00CB404F"/>
    <w:rsid w:val="00CB4D3D"/>
    <w:rsid w:val="00CB4E3A"/>
    <w:rsid w:val="00CB58CE"/>
    <w:rsid w:val="00CB5E3C"/>
    <w:rsid w:val="00CB601F"/>
    <w:rsid w:val="00CB6A0A"/>
    <w:rsid w:val="00CB714E"/>
    <w:rsid w:val="00CB72A1"/>
    <w:rsid w:val="00CB7661"/>
    <w:rsid w:val="00CB7E4C"/>
    <w:rsid w:val="00CB7F76"/>
    <w:rsid w:val="00CC00CE"/>
    <w:rsid w:val="00CC062B"/>
    <w:rsid w:val="00CC114C"/>
    <w:rsid w:val="00CC14B3"/>
    <w:rsid w:val="00CC16ED"/>
    <w:rsid w:val="00CC2211"/>
    <w:rsid w:val="00CC289F"/>
    <w:rsid w:val="00CC2E8A"/>
    <w:rsid w:val="00CC2FED"/>
    <w:rsid w:val="00CC3F53"/>
    <w:rsid w:val="00CC5151"/>
    <w:rsid w:val="00CC51B8"/>
    <w:rsid w:val="00CC5200"/>
    <w:rsid w:val="00CC55C6"/>
    <w:rsid w:val="00CC59C1"/>
    <w:rsid w:val="00CC6096"/>
    <w:rsid w:val="00CC6309"/>
    <w:rsid w:val="00CC6F1E"/>
    <w:rsid w:val="00CC76B7"/>
    <w:rsid w:val="00CC79E1"/>
    <w:rsid w:val="00CC7D40"/>
    <w:rsid w:val="00CC7F53"/>
    <w:rsid w:val="00CD0734"/>
    <w:rsid w:val="00CD0A60"/>
    <w:rsid w:val="00CD1279"/>
    <w:rsid w:val="00CD161B"/>
    <w:rsid w:val="00CD1670"/>
    <w:rsid w:val="00CD1AC3"/>
    <w:rsid w:val="00CD1E8B"/>
    <w:rsid w:val="00CD2321"/>
    <w:rsid w:val="00CD2376"/>
    <w:rsid w:val="00CD26F1"/>
    <w:rsid w:val="00CD2797"/>
    <w:rsid w:val="00CD2801"/>
    <w:rsid w:val="00CD2CB7"/>
    <w:rsid w:val="00CD32A6"/>
    <w:rsid w:val="00CD439A"/>
    <w:rsid w:val="00CD46A9"/>
    <w:rsid w:val="00CD4AB2"/>
    <w:rsid w:val="00CD4EBD"/>
    <w:rsid w:val="00CD52AF"/>
    <w:rsid w:val="00CD56EA"/>
    <w:rsid w:val="00CD5BDB"/>
    <w:rsid w:val="00CD5DA2"/>
    <w:rsid w:val="00CD64B1"/>
    <w:rsid w:val="00CD6545"/>
    <w:rsid w:val="00CD655B"/>
    <w:rsid w:val="00CD65A0"/>
    <w:rsid w:val="00CD67E9"/>
    <w:rsid w:val="00CD6B32"/>
    <w:rsid w:val="00CD6F13"/>
    <w:rsid w:val="00CD6F93"/>
    <w:rsid w:val="00CD7013"/>
    <w:rsid w:val="00CD7366"/>
    <w:rsid w:val="00CD771C"/>
    <w:rsid w:val="00CE013B"/>
    <w:rsid w:val="00CE0C52"/>
    <w:rsid w:val="00CE168D"/>
    <w:rsid w:val="00CE1AF9"/>
    <w:rsid w:val="00CE1D92"/>
    <w:rsid w:val="00CE2147"/>
    <w:rsid w:val="00CE3080"/>
    <w:rsid w:val="00CE33CB"/>
    <w:rsid w:val="00CE33F9"/>
    <w:rsid w:val="00CE35CF"/>
    <w:rsid w:val="00CE3646"/>
    <w:rsid w:val="00CE3A7C"/>
    <w:rsid w:val="00CE3F93"/>
    <w:rsid w:val="00CE435C"/>
    <w:rsid w:val="00CE4B0F"/>
    <w:rsid w:val="00CE4E36"/>
    <w:rsid w:val="00CE57A5"/>
    <w:rsid w:val="00CE5AC5"/>
    <w:rsid w:val="00CE5C0F"/>
    <w:rsid w:val="00CE5F92"/>
    <w:rsid w:val="00CE6DA7"/>
    <w:rsid w:val="00CE726B"/>
    <w:rsid w:val="00CE7338"/>
    <w:rsid w:val="00CE7805"/>
    <w:rsid w:val="00CE7F9C"/>
    <w:rsid w:val="00CF0D52"/>
    <w:rsid w:val="00CF0E94"/>
    <w:rsid w:val="00CF1370"/>
    <w:rsid w:val="00CF19B7"/>
    <w:rsid w:val="00CF1B27"/>
    <w:rsid w:val="00CF1D2A"/>
    <w:rsid w:val="00CF1DA9"/>
    <w:rsid w:val="00CF227E"/>
    <w:rsid w:val="00CF2B4D"/>
    <w:rsid w:val="00CF344E"/>
    <w:rsid w:val="00CF34CE"/>
    <w:rsid w:val="00CF37E2"/>
    <w:rsid w:val="00CF39BE"/>
    <w:rsid w:val="00CF3C4E"/>
    <w:rsid w:val="00CF3CC9"/>
    <w:rsid w:val="00CF476F"/>
    <w:rsid w:val="00CF4E98"/>
    <w:rsid w:val="00CF53A9"/>
    <w:rsid w:val="00CF54CF"/>
    <w:rsid w:val="00CF5E62"/>
    <w:rsid w:val="00CF66D2"/>
    <w:rsid w:val="00CF6A05"/>
    <w:rsid w:val="00CF6CB0"/>
    <w:rsid w:val="00CF7900"/>
    <w:rsid w:val="00D0031D"/>
    <w:rsid w:val="00D005CA"/>
    <w:rsid w:val="00D00B1B"/>
    <w:rsid w:val="00D01378"/>
    <w:rsid w:val="00D01462"/>
    <w:rsid w:val="00D0148A"/>
    <w:rsid w:val="00D01E81"/>
    <w:rsid w:val="00D037AB"/>
    <w:rsid w:val="00D039D0"/>
    <w:rsid w:val="00D03C66"/>
    <w:rsid w:val="00D03FAB"/>
    <w:rsid w:val="00D046DF"/>
    <w:rsid w:val="00D04713"/>
    <w:rsid w:val="00D056DA"/>
    <w:rsid w:val="00D05987"/>
    <w:rsid w:val="00D06194"/>
    <w:rsid w:val="00D0672E"/>
    <w:rsid w:val="00D06998"/>
    <w:rsid w:val="00D06DF0"/>
    <w:rsid w:val="00D072E0"/>
    <w:rsid w:val="00D10058"/>
    <w:rsid w:val="00D1024D"/>
    <w:rsid w:val="00D102E9"/>
    <w:rsid w:val="00D103C9"/>
    <w:rsid w:val="00D1140B"/>
    <w:rsid w:val="00D118C9"/>
    <w:rsid w:val="00D120F0"/>
    <w:rsid w:val="00D13008"/>
    <w:rsid w:val="00D1389C"/>
    <w:rsid w:val="00D13E12"/>
    <w:rsid w:val="00D14330"/>
    <w:rsid w:val="00D1445C"/>
    <w:rsid w:val="00D14F66"/>
    <w:rsid w:val="00D14FFE"/>
    <w:rsid w:val="00D15758"/>
    <w:rsid w:val="00D157E4"/>
    <w:rsid w:val="00D15884"/>
    <w:rsid w:val="00D15F40"/>
    <w:rsid w:val="00D1607C"/>
    <w:rsid w:val="00D1698B"/>
    <w:rsid w:val="00D16AFF"/>
    <w:rsid w:val="00D1741A"/>
    <w:rsid w:val="00D1794E"/>
    <w:rsid w:val="00D17994"/>
    <w:rsid w:val="00D2008F"/>
    <w:rsid w:val="00D20952"/>
    <w:rsid w:val="00D2141B"/>
    <w:rsid w:val="00D21BD1"/>
    <w:rsid w:val="00D22519"/>
    <w:rsid w:val="00D225DE"/>
    <w:rsid w:val="00D2261E"/>
    <w:rsid w:val="00D226B3"/>
    <w:rsid w:val="00D22FC7"/>
    <w:rsid w:val="00D23176"/>
    <w:rsid w:val="00D233C0"/>
    <w:rsid w:val="00D234D5"/>
    <w:rsid w:val="00D24CFD"/>
    <w:rsid w:val="00D24F42"/>
    <w:rsid w:val="00D25071"/>
    <w:rsid w:val="00D253B9"/>
    <w:rsid w:val="00D25464"/>
    <w:rsid w:val="00D25985"/>
    <w:rsid w:val="00D25D77"/>
    <w:rsid w:val="00D262DE"/>
    <w:rsid w:val="00D2634F"/>
    <w:rsid w:val="00D269C1"/>
    <w:rsid w:val="00D26B80"/>
    <w:rsid w:val="00D26CDF"/>
    <w:rsid w:val="00D26CE8"/>
    <w:rsid w:val="00D26D9F"/>
    <w:rsid w:val="00D2708F"/>
    <w:rsid w:val="00D270B9"/>
    <w:rsid w:val="00D328F5"/>
    <w:rsid w:val="00D32C9A"/>
    <w:rsid w:val="00D32D00"/>
    <w:rsid w:val="00D32D9D"/>
    <w:rsid w:val="00D33552"/>
    <w:rsid w:val="00D33881"/>
    <w:rsid w:val="00D33937"/>
    <w:rsid w:val="00D33F89"/>
    <w:rsid w:val="00D3470B"/>
    <w:rsid w:val="00D34830"/>
    <w:rsid w:val="00D35498"/>
    <w:rsid w:val="00D356B3"/>
    <w:rsid w:val="00D35B67"/>
    <w:rsid w:val="00D372A4"/>
    <w:rsid w:val="00D374D1"/>
    <w:rsid w:val="00D3767B"/>
    <w:rsid w:val="00D3769B"/>
    <w:rsid w:val="00D37D49"/>
    <w:rsid w:val="00D40405"/>
    <w:rsid w:val="00D4083D"/>
    <w:rsid w:val="00D41A41"/>
    <w:rsid w:val="00D41B13"/>
    <w:rsid w:val="00D41F37"/>
    <w:rsid w:val="00D432DC"/>
    <w:rsid w:val="00D437B9"/>
    <w:rsid w:val="00D438B1"/>
    <w:rsid w:val="00D43C4F"/>
    <w:rsid w:val="00D44241"/>
    <w:rsid w:val="00D44393"/>
    <w:rsid w:val="00D44501"/>
    <w:rsid w:val="00D44A49"/>
    <w:rsid w:val="00D44EC0"/>
    <w:rsid w:val="00D44FEF"/>
    <w:rsid w:val="00D45391"/>
    <w:rsid w:val="00D45671"/>
    <w:rsid w:val="00D45931"/>
    <w:rsid w:val="00D46AB9"/>
    <w:rsid w:val="00D46AD8"/>
    <w:rsid w:val="00D4793E"/>
    <w:rsid w:val="00D47A61"/>
    <w:rsid w:val="00D47C6A"/>
    <w:rsid w:val="00D47F11"/>
    <w:rsid w:val="00D5019C"/>
    <w:rsid w:val="00D50821"/>
    <w:rsid w:val="00D50996"/>
    <w:rsid w:val="00D50CEB"/>
    <w:rsid w:val="00D50DA2"/>
    <w:rsid w:val="00D51104"/>
    <w:rsid w:val="00D51134"/>
    <w:rsid w:val="00D5174F"/>
    <w:rsid w:val="00D51BB9"/>
    <w:rsid w:val="00D51C46"/>
    <w:rsid w:val="00D52249"/>
    <w:rsid w:val="00D52475"/>
    <w:rsid w:val="00D52808"/>
    <w:rsid w:val="00D52A12"/>
    <w:rsid w:val="00D52B18"/>
    <w:rsid w:val="00D530CF"/>
    <w:rsid w:val="00D5379F"/>
    <w:rsid w:val="00D53821"/>
    <w:rsid w:val="00D53984"/>
    <w:rsid w:val="00D53A14"/>
    <w:rsid w:val="00D542BF"/>
    <w:rsid w:val="00D55206"/>
    <w:rsid w:val="00D552E4"/>
    <w:rsid w:val="00D557AD"/>
    <w:rsid w:val="00D55C1D"/>
    <w:rsid w:val="00D55EAB"/>
    <w:rsid w:val="00D56778"/>
    <w:rsid w:val="00D569D2"/>
    <w:rsid w:val="00D56DCD"/>
    <w:rsid w:val="00D572CB"/>
    <w:rsid w:val="00D57390"/>
    <w:rsid w:val="00D60212"/>
    <w:rsid w:val="00D602FE"/>
    <w:rsid w:val="00D60352"/>
    <w:rsid w:val="00D6041B"/>
    <w:rsid w:val="00D60EF8"/>
    <w:rsid w:val="00D610A5"/>
    <w:rsid w:val="00D612D7"/>
    <w:rsid w:val="00D6132E"/>
    <w:rsid w:val="00D623DE"/>
    <w:rsid w:val="00D62508"/>
    <w:rsid w:val="00D62655"/>
    <w:rsid w:val="00D628F6"/>
    <w:rsid w:val="00D62DF6"/>
    <w:rsid w:val="00D62F9D"/>
    <w:rsid w:val="00D63135"/>
    <w:rsid w:val="00D64244"/>
    <w:rsid w:val="00D645B5"/>
    <w:rsid w:val="00D64E23"/>
    <w:rsid w:val="00D64F27"/>
    <w:rsid w:val="00D6531A"/>
    <w:rsid w:val="00D6581C"/>
    <w:rsid w:val="00D6588D"/>
    <w:rsid w:val="00D65A34"/>
    <w:rsid w:val="00D65F52"/>
    <w:rsid w:val="00D66A6D"/>
    <w:rsid w:val="00D66E0D"/>
    <w:rsid w:val="00D67643"/>
    <w:rsid w:val="00D677FF"/>
    <w:rsid w:val="00D70538"/>
    <w:rsid w:val="00D70597"/>
    <w:rsid w:val="00D70804"/>
    <w:rsid w:val="00D7101E"/>
    <w:rsid w:val="00D713FE"/>
    <w:rsid w:val="00D716FF"/>
    <w:rsid w:val="00D71781"/>
    <w:rsid w:val="00D72069"/>
    <w:rsid w:val="00D7223E"/>
    <w:rsid w:val="00D72455"/>
    <w:rsid w:val="00D72E2C"/>
    <w:rsid w:val="00D73128"/>
    <w:rsid w:val="00D73316"/>
    <w:rsid w:val="00D7352F"/>
    <w:rsid w:val="00D73A1E"/>
    <w:rsid w:val="00D73EF9"/>
    <w:rsid w:val="00D744CA"/>
    <w:rsid w:val="00D745C5"/>
    <w:rsid w:val="00D74BD0"/>
    <w:rsid w:val="00D755EE"/>
    <w:rsid w:val="00D76187"/>
    <w:rsid w:val="00D763DB"/>
    <w:rsid w:val="00D768DC"/>
    <w:rsid w:val="00D76B48"/>
    <w:rsid w:val="00D76BA3"/>
    <w:rsid w:val="00D76C0B"/>
    <w:rsid w:val="00D76DC1"/>
    <w:rsid w:val="00D76E69"/>
    <w:rsid w:val="00D76FA2"/>
    <w:rsid w:val="00D801B7"/>
    <w:rsid w:val="00D803C3"/>
    <w:rsid w:val="00D80603"/>
    <w:rsid w:val="00D808D5"/>
    <w:rsid w:val="00D80FB6"/>
    <w:rsid w:val="00D817F9"/>
    <w:rsid w:val="00D81B96"/>
    <w:rsid w:val="00D82B1B"/>
    <w:rsid w:val="00D82C8B"/>
    <w:rsid w:val="00D83411"/>
    <w:rsid w:val="00D834A9"/>
    <w:rsid w:val="00D835E3"/>
    <w:rsid w:val="00D83788"/>
    <w:rsid w:val="00D83D4A"/>
    <w:rsid w:val="00D84114"/>
    <w:rsid w:val="00D84579"/>
    <w:rsid w:val="00D84631"/>
    <w:rsid w:val="00D8487A"/>
    <w:rsid w:val="00D8522D"/>
    <w:rsid w:val="00D855EA"/>
    <w:rsid w:val="00D85A8D"/>
    <w:rsid w:val="00D85F7B"/>
    <w:rsid w:val="00D85FA7"/>
    <w:rsid w:val="00D863DE"/>
    <w:rsid w:val="00D8721B"/>
    <w:rsid w:val="00D87E17"/>
    <w:rsid w:val="00D87EE5"/>
    <w:rsid w:val="00D90B90"/>
    <w:rsid w:val="00D90BCC"/>
    <w:rsid w:val="00D91446"/>
    <w:rsid w:val="00D9165B"/>
    <w:rsid w:val="00D91B96"/>
    <w:rsid w:val="00D9265E"/>
    <w:rsid w:val="00D932A0"/>
    <w:rsid w:val="00D93670"/>
    <w:rsid w:val="00D9375D"/>
    <w:rsid w:val="00D939E5"/>
    <w:rsid w:val="00D93CC3"/>
    <w:rsid w:val="00D950CE"/>
    <w:rsid w:val="00D951B6"/>
    <w:rsid w:val="00D9581C"/>
    <w:rsid w:val="00D95B01"/>
    <w:rsid w:val="00D95F37"/>
    <w:rsid w:val="00D9627E"/>
    <w:rsid w:val="00D96A31"/>
    <w:rsid w:val="00D96AE2"/>
    <w:rsid w:val="00D96E32"/>
    <w:rsid w:val="00D97AB0"/>
    <w:rsid w:val="00D97C02"/>
    <w:rsid w:val="00D97E72"/>
    <w:rsid w:val="00DA02A6"/>
    <w:rsid w:val="00DA0495"/>
    <w:rsid w:val="00DA04B8"/>
    <w:rsid w:val="00DA082A"/>
    <w:rsid w:val="00DA0A30"/>
    <w:rsid w:val="00DA1587"/>
    <w:rsid w:val="00DA1C09"/>
    <w:rsid w:val="00DA231F"/>
    <w:rsid w:val="00DA2572"/>
    <w:rsid w:val="00DA30A5"/>
    <w:rsid w:val="00DA3147"/>
    <w:rsid w:val="00DA3770"/>
    <w:rsid w:val="00DA425C"/>
    <w:rsid w:val="00DA42C7"/>
    <w:rsid w:val="00DA460B"/>
    <w:rsid w:val="00DA53EF"/>
    <w:rsid w:val="00DA560A"/>
    <w:rsid w:val="00DA5E7E"/>
    <w:rsid w:val="00DA6246"/>
    <w:rsid w:val="00DA6603"/>
    <w:rsid w:val="00DA6977"/>
    <w:rsid w:val="00DA6A63"/>
    <w:rsid w:val="00DA712A"/>
    <w:rsid w:val="00DA77E2"/>
    <w:rsid w:val="00DA7D72"/>
    <w:rsid w:val="00DA7F9E"/>
    <w:rsid w:val="00DB0A96"/>
    <w:rsid w:val="00DB0C0F"/>
    <w:rsid w:val="00DB0F3B"/>
    <w:rsid w:val="00DB19F9"/>
    <w:rsid w:val="00DB1A73"/>
    <w:rsid w:val="00DB1C19"/>
    <w:rsid w:val="00DB26A8"/>
    <w:rsid w:val="00DB2D35"/>
    <w:rsid w:val="00DB3851"/>
    <w:rsid w:val="00DB397A"/>
    <w:rsid w:val="00DB3F8C"/>
    <w:rsid w:val="00DB4258"/>
    <w:rsid w:val="00DB43D6"/>
    <w:rsid w:val="00DB4626"/>
    <w:rsid w:val="00DB4632"/>
    <w:rsid w:val="00DB474F"/>
    <w:rsid w:val="00DB547F"/>
    <w:rsid w:val="00DB5BC5"/>
    <w:rsid w:val="00DB5D8B"/>
    <w:rsid w:val="00DB6769"/>
    <w:rsid w:val="00DB6A68"/>
    <w:rsid w:val="00DB6BD1"/>
    <w:rsid w:val="00DB6CA0"/>
    <w:rsid w:val="00DB6D32"/>
    <w:rsid w:val="00DB7087"/>
    <w:rsid w:val="00DB70BD"/>
    <w:rsid w:val="00DB71EE"/>
    <w:rsid w:val="00DB76A6"/>
    <w:rsid w:val="00DB779F"/>
    <w:rsid w:val="00DB78B1"/>
    <w:rsid w:val="00DB79FF"/>
    <w:rsid w:val="00DB7D64"/>
    <w:rsid w:val="00DC0AB2"/>
    <w:rsid w:val="00DC10D8"/>
    <w:rsid w:val="00DC1545"/>
    <w:rsid w:val="00DC1956"/>
    <w:rsid w:val="00DC1E65"/>
    <w:rsid w:val="00DC2138"/>
    <w:rsid w:val="00DC21CD"/>
    <w:rsid w:val="00DC220A"/>
    <w:rsid w:val="00DC246F"/>
    <w:rsid w:val="00DC3130"/>
    <w:rsid w:val="00DC380B"/>
    <w:rsid w:val="00DC3A9A"/>
    <w:rsid w:val="00DC3B82"/>
    <w:rsid w:val="00DC3C43"/>
    <w:rsid w:val="00DC43D4"/>
    <w:rsid w:val="00DC440B"/>
    <w:rsid w:val="00DC488C"/>
    <w:rsid w:val="00DC4CB4"/>
    <w:rsid w:val="00DC5C61"/>
    <w:rsid w:val="00DC5F1C"/>
    <w:rsid w:val="00DC6653"/>
    <w:rsid w:val="00DC6666"/>
    <w:rsid w:val="00DC66C2"/>
    <w:rsid w:val="00DC6794"/>
    <w:rsid w:val="00DC67EC"/>
    <w:rsid w:val="00DC6DBE"/>
    <w:rsid w:val="00DC6EC0"/>
    <w:rsid w:val="00DC7238"/>
    <w:rsid w:val="00DC73E8"/>
    <w:rsid w:val="00DC7664"/>
    <w:rsid w:val="00DC782F"/>
    <w:rsid w:val="00DC7A79"/>
    <w:rsid w:val="00DD0098"/>
    <w:rsid w:val="00DD0104"/>
    <w:rsid w:val="00DD0AAB"/>
    <w:rsid w:val="00DD0B04"/>
    <w:rsid w:val="00DD13E2"/>
    <w:rsid w:val="00DD15B9"/>
    <w:rsid w:val="00DD1810"/>
    <w:rsid w:val="00DD1ACC"/>
    <w:rsid w:val="00DD2357"/>
    <w:rsid w:val="00DD2AC1"/>
    <w:rsid w:val="00DD2D51"/>
    <w:rsid w:val="00DD2FA3"/>
    <w:rsid w:val="00DD434E"/>
    <w:rsid w:val="00DD4D81"/>
    <w:rsid w:val="00DD5285"/>
    <w:rsid w:val="00DD6168"/>
    <w:rsid w:val="00DD6AF1"/>
    <w:rsid w:val="00DD6C17"/>
    <w:rsid w:val="00DD6CF9"/>
    <w:rsid w:val="00DD6ED2"/>
    <w:rsid w:val="00DD739E"/>
    <w:rsid w:val="00DD742D"/>
    <w:rsid w:val="00DD75D2"/>
    <w:rsid w:val="00DD7A4E"/>
    <w:rsid w:val="00DD7C0C"/>
    <w:rsid w:val="00DD7DEC"/>
    <w:rsid w:val="00DE004E"/>
    <w:rsid w:val="00DE02E6"/>
    <w:rsid w:val="00DE039C"/>
    <w:rsid w:val="00DE06F2"/>
    <w:rsid w:val="00DE076B"/>
    <w:rsid w:val="00DE0796"/>
    <w:rsid w:val="00DE0B42"/>
    <w:rsid w:val="00DE10A3"/>
    <w:rsid w:val="00DE10DE"/>
    <w:rsid w:val="00DE12FE"/>
    <w:rsid w:val="00DE1390"/>
    <w:rsid w:val="00DE1397"/>
    <w:rsid w:val="00DE14BB"/>
    <w:rsid w:val="00DE2324"/>
    <w:rsid w:val="00DE2500"/>
    <w:rsid w:val="00DE2AC6"/>
    <w:rsid w:val="00DE2F73"/>
    <w:rsid w:val="00DE34E5"/>
    <w:rsid w:val="00DE36E6"/>
    <w:rsid w:val="00DE3AA9"/>
    <w:rsid w:val="00DE4AAF"/>
    <w:rsid w:val="00DE4ACD"/>
    <w:rsid w:val="00DE4B23"/>
    <w:rsid w:val="00DE4E62"/>
    <w:rsid w:val="00DE5396"/>
    <w:rsid w:val="00DE55B6"/>
    <w:rsid w:val="00DE5BEF"/>
    <w:rsid w:val="00DE6607"/>
    <w:rsid w:val="00DE73F8"/>
    <w:rsid w:val="00DE74C7"/>
    <w:rsid w:val="00DE76BA"/>
    <w:rsid w:val="00DE7A77"/>
    <w:rsid w:val="00DE7A98"/>
    <w:rsid w:val="00DF04CC"/>
    <w:rsid w:val="00DF0BE2"/>
    <w:rsid w:val="00DF0CDF"/>
    <w:rsid w:val="00DF0DD9"/>
    <w:rsid w:val="00DF1A9E"/>
    <w:rsid w:val="00DF1B43"/>
    <w:rsid w:val="00DF22A5"/>
    <w:rsid w:val="00DF23B2"/>
    <w:rsid w:val="00DF2422"/>
    <w:rsid w:val="00DF2BBE"/>
    <w:rsid w:val="00DF2D0E"/>
    <w:rsid w:val="00DF333E"/>
    <w:rsid w:val="00DF372E"/>
    <w:rsid w:val="00DF3850"/>
    <w:rsid w:val="00DF3B74"/>
    <w:rsid w:val="00DF41CA"/>
    <w:rsid w:val="00DF4352"/>
    <w:rsid w:val="00DF4593"/>
    <w:rsid w:val="00DF4670"/>
    <w:rsid w:val="00DF54C5"/>
    <w:rsid w:val="00DF5713"/>
    <w:rsid w:val="00DF5D16"/>
    <w:rsid w:val="00DF6261"/>
    <w:rsid w:val="00DF63F8"/>
    <w:rsid w:val="00DF6414"/>
    <w:rsid w:val="00DF6A71"/>
    <w:rsid w:val="00DF70A0"/>
    <w:rsid w:val="00DF7491"/>
    <w:rsid w:val="00DF74F6"/>
    <w:rsid w:val="00DF793A"/>
    <w:rsid w:val="00DF7A25"/>
    <w:rsid w:val="00DF7F3F"/>
    <w:rsid w:val="00E004BD"/>
    <w:rsid w:val="00E0065C"/>
    <w:rsid w:val="00E00927"/>
    <w:rsid w:val="00E009E7"/>
    <w:rsid w:val="00E00F5E"/>
    <w:rsid w:val="00E01296"/>
    <w:rsid w:val="00E01347"/>
    <w:rsid w:val="00E013E6"/>
    <w:rsid w:val="00E01D21"/>
    <w:rsid w:val="00E020FD"/>
    <w:rsid w:val="00E02228"/>
    <w:rsid w:val="00E0230E"/>
    <w:rsid w:val="00E029DE"/>
    <w:rsid w:val="00E02D08"/>
    <w:rsid w:val="00E02DCB"/>
    <w:rsid w:val="00E02E35"/>
    <w:rsid w:val="00E030C7"/>
    <w:rsid w:val="00E03626"/>
    <w:rsid w:val="00E0369A"/>
    <w:rsid w:val="00E03AB9"/>
    <w:rsid w:val="00E03AEE"/>
    <w:rsid w:val="00E04BF7"/>
    <w:rsid w:val="00E0515E"/>
    <w:rsid w:val="00E056AE"/>
    <w:rsid w:val="00E058D1"/>
    <w:rsid w:val="00E05B56"/>
    <w:rsid w:val="00E06429"/>
    <w:rsid w:val="00E0656C"/>
    <w:rsid w:val="00E06E9A"/>
    <w:rsid w:val="00E06F0E"/>
    <w:rsid w:val="00E06F84"/>
    <w:rsid w:val="00E07C37"/>
    <w:rsid w:val="00E10366"/>
    <w:rsid w:val="00E10516"/>
    <w:rsid w:val="00E1053F"/>
    <w:rsid w:val="00E111DD"/>
    <w:rsid w:val="00E1127F"/>
    <w:rsid w:val="00E118B1"/>
    <w:rsid w:val="00E12874"/>
    <w:rsid w:val="00E13506"/>
    <w:rsid w:val="00E143AB"/>
    <w:rsid w:val="00E14E32"/>
    <w:rsid w:val="00E15531"/>
    <w:rsid w:val="00E15572"/>
    <w:rsid w:val="00E155AC"/>
    <w:rsid w:val="00E15895"/>
    <w:rsid w:val="00E166A5"/>
    <w:rsid w:val="00E16703"/>
    <w:rsid w:val="00E16818"/>
    <w:rsid w:val="00E16B24"/>
    <w:rsid w:val="00E17C00"/>
    <w:rsid w:val="00E20138"/>
    <w:rsid w:val="00E20865"/>
    <w:rsid w:val="00E2088C"/>
    <w:rsid w:val="00E20CDF"/>
    <w:rsid w:val="00E20CFB"/>
    <w:rsid w:val="00E2108F"/>
    <w:rsid w:val="00E210CB"/>
    <w:rsid w:val="00E213C4"/>
    <w:rsid w:val="00E22053"/>
    <w:rsid w:val="00E225D0"/>
    <w:rsid w:val="00E22D57"/>
    <w:rsid w:val="00E23DC1"/>
    <w:rsid w:val="00E247E2"/>
    <w:rsid w:val="00E24A7D"/>
    <w:rsid w:val="00E24DF2"/>
    <w:rsid w:val="00E251DD"/>
    <w:rsid w:val="00E2557B"/>
    <w:rsid w:val="00E255C3"/>
    <w:rsid w:val="00E25819"/>
    <w:rsid w:val="00E25885"/>
    <w:rsid w:val="00E25C81"/>
    <w:rsid w:val="00E25F8A"/>
    <w:rsid w:val="00E26DBE"/>
    <w:rsid w:val="00E27050"/>
    <w:rsid w:val="00E27E73"/>
    <w:rsid w:val="00E300DF"/>
    <w:rsid w:val="00E30312"/>
    <w:rsid w:val="00E30322"/>
    <w:rsid w:val="00E3058A"/>
    <w:rsid w:val="00E30792"/>
    <w:rsid w:val="00E30897"/>
    <w:rsid w:val="00E31043"/>
    <w:rsid w:val="00E3238E"/>
    <w:rsid w:val="00E3244D"/>
    <w:rsid w:val="00E3274B"/>
    <w:rsid w:val="00E32E74"/>
    <w:rsid w:val="00E33508"/>
    <w:rsid w:val="00E335AB"/>
    <w:rsid w:val="00E3367F"/>
    <w:rsid w:val="00E33B72"/>
    <w:rsid w:val="00E34102"/>
    <w:rsid w:val="00E34E03"/>
    <w:rsid w:val="00E34FF9"/>
    <w:rsid w:val="00E35E3D"/>
    <w:rsid w:val="00E360BC"/>
    <w:rsid w:val="00E3727C"/>
    <w:rsid w:val="00E374D3"/>
    <w:rsid w:val="00E37801"/>
    <w:rsid w:val="00E37BA7"/>
    <w:rsid w:val="00E37C88"/>
    <w:rsid w:val="00E37D91"/>
    <w:rsid w:val="00E40176"/>
    <w:rsid w:val="00E406A0"/>
    <w:rsid w:val="00E40C94"/>
    <w:rsid w:val="00E419D8"/>
    <w:rsid w:val="00E41DCC"/>
    <w:rsid w:val="00E42117"/>
    <w:rsid w:val="00E42314"/>
    <w:rsid w:val="00E429F5"/>
    <w:rsid w:val="00E42AB7"/>
    <w:rsid w:val="00E42FE8"/>
    <w:rsid w:val="00E43411"/>
    <w:rsid w:val="00E436B9"/>
    <w:rsid w:val="00E43C6B"/>
    <w:rsid w:val="00E43EB7"/>
    <w:rsid w:val="00E4402B"/>
    <w:rsid w:val="00E447E6"/>
    <w:rsid w:val="00E45580"/>
    <w:rsid w:val="00E457F7"/>
    <w:rsid w:val="00E457FF"/>
    <w:rsid w:val="00E464B8"/>
    <w:rsid w:val="00E46953"/>
    <w:rsid w:val="00E46DD6"/>
    <w:rsid w:val="00E503EF"/>
    <w:rsid w:val="00E5056A"/>
    <w:rsid w:val="00E5132B"/>
    <w:rsid w:val="00E5206E"/>
    <w:rsid w:val="00E523F0"/>
    <w:rsid w:val="00E526C5"/>
    <w:rsid w:val="00E53035"/>
    <w:rsid w:val="00E53706"/>
    <w:rsid w:val="00E53991"/>
    <w:rsid w:val="00E53A66"/>
    <w:rsid w:val="00E53AA5"/>
    <w:rsid w:val="00E53AC0"/>
    <w:rsid w:val="00E541C2"/>
    <w:rsid w:val="00E54733"/>
    <w:rsid w:val="00E54B7B"/>
    <w:rsid w:val="00E550D7"/>
    <w:rsid w:val="00E55D99"/>
    <w:rsid w:val="00E5624C"/>
    <w:rsid w:val="00E562A0"/>
    <w:rsid w:val="00E5671D"/>
    <w:rsid w:val="00E56AD3"/>
    <w:rsid w:val="00E56C46"/>
    <w:rsid w:val="00E56DAD"/>
    <w:rsid w:val="00E5762C"/>
    <w:rsid w:val="00E578A0"/>
    <w:rsid w:val="00E6019B"/>
    <w:rsid w:val="00E60439"/>
    <w:rsid w:val="00E60BE0"/>
    <w:rsid w:val="00E6123E"/>
    <w:rsid w:val="00E617C1"/>
    <w:rsid w:val="00E6232D"/>
    <w:rsid w:val="00E626DF"/>
    <w:rsid w:val="00E62767"/>
    <w:rsid w:val="00E62A13"/>
    <w:rsid w:val="00E62D66"/>
    <w:rsid w:val="00E62F13"/>
    <w:rsid w:val="00E63238"/>
    <w:rsid w:val="00E636DD"/>
    <w:rsid w:val="00E63C33"/>
    <w:rsid w:val="00E63F63"/>
    <w:rsid w:val="00E648D9"/>
    <w:rsid w:val="00E6534C"/>
    <w:rsid w:val="00E65469"/>
    <w:rsid w:val="00E6585A"/>
    <w:rsid w:val="00E65E07"/>
    <w:rsid w:val="00E663E1"/>
    <w:rsid w:val="00E67302"/>
    <w:rsid w:val="00E6753A"/>
    <w:rsid w:val="00E6757F"/>
    <w:rsid w:val="00E67D33"/>
    <w:rsid w:val="00E70055"/>
    <w:rsid w:val="00E706D2"/>
    <w:rsid w:val="00E70F90"/>
    <w:rsid w:val="00E718B8"/>
    <w:rsid w:val="00E71B21"/>
    <w:rsid w:val="00E72116"/>
    <w:rsid w:val="00E7215E"/>
    <w:rsid w:val="00E72592"/>
    <w:rsid w:val="00E7295B"/>
    <w:rsid w:val="00E72E77"/>
    <w:rsid w:val="00E73091"/>
    <w:rsid w:val="00E73117"/>
    <w:rsid w:val="00E73430"/>
    <w:rsid w:val="00E739CF"/>
    <w:rsid w:val="00E73DD9"/>
    <w:rsid w:val="00E73E0A"/>
    <w:rsid w:val="00E74055"/>
    <w:rsid w:val="00E7421D"/>
    <w:rsid w:val="00E753E6"/>
    <w:rsid w:val="00E75DDF"/>
    <w:rsid w:val="00E76955"/>
    <w:rsid w:val="00E772A1"/>
    <w:rsid w:val="00E777A9"/>
    <w:rsid w:val="00E7798E"/>
    <w:rsid w:val="00E77BB6"/>
    <w:rsid w:val="00E77DD6"/>
    <w:rsid w:val="00E80407"/>
    <w:rsid w:val="00E80526"/>
    <w:rsid w:val="00E8062F"/>
    <w:rsid w:val="00E807BD"/>
    <w:rsid w:val="00E80BBC"/>
    <w:rsid w:val="00E81268"/>
    <w:rsid w:val="00E814A3"/>
    <w:rsid w:val="00E817DB"/>
    <w:rsid w:val="00E81A7F"/>
    <w:rsid w:val="00E81ABF"/>
    <w:rsid w:val="00E81BD0"/>
    <w:rsid w:val="00E81CA4"/>
    <w:rsid w:val="00E81DC8"/>
    <w:rsid w:val="00E82460"/>
    <w:rsid w:val="00E82A4C"/>
    <w:rsid w:val="00E83198"/>
    <w:rsid w:val="00E841DC"/>
    <w:rsid w:val="00E84635"/>
    <w:rsid w:val="00E848AA"/>
    <w:rsid w:val="00E84BAE"/>
    <w:rsid w:val="00E84E09"/>
    <w:rsid w:val="00E85227"/>
    <w:rsid w:val="00E855B4"/>
    <w:rsid w:val="00E85C96"/>
    <w:rsid w:val="00E85F80"/>
    <w:rsid w:val="00E86476"/>
    <w:rsid w:val="00E866BF"/>
    <w:rsid w:val="00E86A8D"/>
    <w:rsid w:val="00E86F81"/>
    <w:rsid w:val="00E87056"/>
    <w:rsid w:val="00E873BC"/>
    <w:rsid w:val="00E87EA2"/>
    <w:rsid w:val="00E90604"/>
    <w:rsid w:val="00E90DAE"/>
    <w:rsid w:val="00E91285"/>
    <w:rsid w:val="00E9172C"/>
    <w:rsid w:val="00E91DD5"/>
    <w:rsid w:val="00E9202D"/>
    <w:rsid w:val="00E9277F"/>
    <w:rsid w:val="00E92BF3"/>
    <w:rsid w:val="00E92D9B"/>
    <w:rsid w:val="00E92EED"/>
    <w:rsid w:val="00E93714"/>
    <w:rsid w:val="00E93B40"/>
    <w:rsid w:val="00E94021"/>
    <w:rsid w:val="00E94147"/>
    <w:rsid w:val="00E948F6"/>
    <w:rsid w:val="00E9550D"/>
    <w:rsid w:val="00E9569D"/>
    <w:rsid w:val="00E95935"/>
    <w:rsid w:val="00E96051"/>
    <w:rsid w:val="00E967BA"/>
    <w:rsid w:val="00E96DB4"/>
    <w:rsid w:val="00E974B6"/>
    <w:rsid w:val="00E979A0"/>
    <w:rsid w:val="00EA0FBA"/>
    <w:rsid w:val="00EA1125"/>
    <w:rsid w:val="00EA1383"/>
    <w:rsid w:val="00EA179C"/>
    <w:rsid w:val="00EA1FA6"/>
    <w:rsid w:val="00EA20D4"/>
    <w:rsid w:val="00EA2191"/>
    <w:rsid w:val="00EA2B15"/>
    <w:rsid w:val="00EA3093"/>
    <w:rsid w:val="00EA31CA"/>
    <w:rsid w:val="00EA3CEF"/>
    <w:rsid w:val="00EA4006"/>
    <w:rsid w:val="00EA4392"/>
    <w:rsid w:val="00EA43D0"/>
    <w:rsid w:val="00EA4A6F"/>
    <w:rsid w:val="00EA4A8C"/>
    <w:rsid w:val="00EA4AED"/>
    <w:rsid w:val="00EA54AD"/>
    <w:rsid w:val="00EA597C"/>
    <w:rsid w:val="00EA5A73"/>
    <w:rsid w:val="00EA5EE2"/>
    <w:rsid w:val="00EA676F"/>
    <w:rsid w:val="00EA69AF"/>
    <w:rsid w:val="00EA6BFA"/>
    <w:rsid w:val="00EA6C11"/>
    <w:rsid w:val="00EA74AA"/>
    <w:rsid w:val="00EA7574"/>
    <w:rsid w:val="00EA7DDB"/>
    <w:rsid w:val="00EB030E"/>
    <w:rsid w:val="00EB09B4"/>
    <w:rsid w:val="00EB0A46"/>
    <w:rsid w:val="00EB0E04"/>
    <w:rsid w:val="00EB120F"/>
    <w:rsid w:val="00EB140E"/>
    <w:rsid w:val="00EB1902"/>
    <w:rsid w:val="00EB289D"/>
    <w:rsid w:val="00EB31C0"/>
    <w:rsid w:val="00EB3EB8"/>
    <w:rsid w:val="00EB4030"/>
    <w:rsid w:val="00EB4851"/>
    <w:rsid w:val="00EB486D"/>
    <w:rsid w:val="00EB4A6A"/>
    <w:rsid w:val="00EB4CA2"/>
    <w:rsid w:val="00EB4E6F"/>
    <w:rsid w:val="00EB5260"/>
    <w:rsid w:val="00EB5496"/>
    <w:rsid w:val="00EB5948"/>
    <w:rsid w:val="00EB5BC1"/>
    <w:rsid w:val="00EB60A9"/>
    <w:rsid w:val="00EB60D7"/>
    <w:rsid w:val="00EB6146"/>
    <w:rsid w:val="00EB6611"/>
    <w:rsid w:val="00EB66C1"/>
    <w:rsid w:val="00EB7345"/>
    <w:rsid w:val="00EC08CF"/>
    <w:rsid w:val="00EC0C69"/>
    <w:rsid w:val="00EC10F4"/>
    <w:rsid w:val="00EC141F"/>
    <w:rsid w:val="00EC2190"/>
    <w:rsid w:val="00EC2193"/>
    <w:rsid w:val="00EC21FA"/>
    <w:rsid w:val="00EC2405"/>
    <w:rsid w:val="00EC2463"/>
    <w:rsid w:val="00EC3876"/>
    <w:rsid w:val="00EC3DA6"/>
    <w:rsid w:val="00EC4168"/>
    <w:rsid w:val="00EC41E7"/>
    <w:rsid w:val="00EC42D8"/>
    <w:rsid w:val="00EC451C"/>
    <w:rsid w:val="00EC4F2E"/>
    <w:rsid w:val="00EC4F7C"/>
    <w:rsid w:val="00EC567C"/>
    <w:rsid w:val="00EC57EF"/>
    <w:rsid w:val="00EC5F40"/>
    <w:rsid w:val="00EC600C"/>
    <w:rsid w:val="00EC61E4"/>
    <w:rsid w:val="00EC7629"/>
    <w:rsid w:val="00EC77BD"/>
    <w:rsid w:val="00EC7ED9"/>
    <w:rsid w:val="00ED0077"/>
    <w:rsid w:val="00ED007C"/>
    <w:rsid w:val="00ED011D"/>
    <w:rsid w:val="00ED06AB"/>
    <w:rsid w:val="00ED06FC"/>
    <w:rsid w:val="00ED0884"/>
    <w:rsid w:val="00ED0BE1"/>
    <w:rsid w:val="00ED0C4D"/>
    <w:rsid w:val="00ED0D95"/>
    <w:rsid w:val="00ED10F2"/>
    <w:rsid w:val="00ED17A2"/>
    <w:rsid w:val="00ED1B54"/>
    <w:rsid w:val="00ED2A6E"/>
    <w:rsid w:val="00ED3F0A"/>
    <w:rsid w:val="00ED4258"/>
    <w:rsid w:val="00ED42C3"/>
    <w:rsid w:val="00ED47F9"/>
    <w:rsid w:val="00ED67E0"/>
    <w:rsid w:val="00ED69AC"/>
    <w:rsid w:val="00ED6B10"/>
    <w:rsid w:val="00ED7277"/>
    <w:rsid w:val="00ED7624"/>
    <w:rsid w:val="00ED7F6F"/>
    <w:rsid w:val="00EE06D0"/>
    <w:rsid w:val="00EE0C2B"/>
    <w:rsid w:val="00EE0EBB"/>
    <w:rsid w:val="00EE0EBD"/>
    <w:rsid w:val="00EE16AE"/>
    <w:rsid w:val="00EE2437"/>
    <w:rsid w:val="00EE2C2A"/>
    <w:rsid w:val="00EE2FB3"/>
    <w:rsid w:val="00EE329A"/>
    <w:rsid w:val="00EE3781"/>
    <w:rsid w:val="00EE414C"/>
    <w:rsid w:val="00EE434A"/>
    <w:rsid w:val="00EE4902"/>
    <w:rsid w:val="00EE49E7"/>
    <w:rsid w:val="00EE4CCB"/>
    <w:rsid w:val="00EE501E"/>
    <w:rsid w:val="00EE5076"/>
    <w:rsid w:val="00EE5162"/>
    <w:rsid w:val="00EE5276"/>
    <w:rsid w:val="00EE5444"/>
    <w:rsid w:val="00EE5781"/>
    <w:rsid w:val="00EE5D15"/>
    <w:rsid w:val="00EE5DD6"/>
    <w:rsid w:val="00EE5ECB"/>
    <w:rsid w:val="00EE747E"/>
    <w:rsid w:val="00EE7AE9"/>
    <w:rsid w:val="00EE7E31"/>
    <w:rsid w:val="00EF0790"/>
    <w:rsid w:val="00EF07C8"/>
    <w:rsid w:val="00EF0FFB"/>
    <w:rsid w:val="00EF1242"/>
    <w:rsid w:val="00EF14D4"/>
    <w:rsid w:val="00EF1524"/>
    <w:rsid w:val="00EF153D"/>
    <w:rsid w:val="00EF1564"/>
    <w:rsid w:val="00EF165F"/>
    <w:rsid w:val="00EF2108"/>
    <w:rsid w:val="00EF2125"/>
    <w:rsid w:val="00EF215C"/>
    <w:rsid w:val="00EF21E0"/>
    <w:rsid w:val="00EF25F6"/>
    <w:rsid w:val="00EF27D9"/>
    <w:rsid w:val="00EF2A7E"/>
    <w:rsid w:val="00EF2F71"/>
    <w:rsid w:val="00EF3203"/>
    <w:rsid w:val="00EF333C"/>
    <w:rsid w:val="00EF33A2"/>
    <w:rsid w:val="00EF3570"/>
    <w:rsid w:val="00EF37E6"/>
    <w:rsid w:val="00EF3802"/>
    <w:rsid w:val="00EF380A"/>
    <w:rsid w:val="00EF3AC2"/>
    <w:rsid w:val="00EF3B46"/>
    <w:rsid w:val="00EF3BCA"/>
    <w:rsid w:val="00EF3D24"/>
    <w:rsid w:val="00EF3EA5"/>
    <w:rsid w:val="00EF40FF"/>
    <w:rsid w:val="00EF4218"/>
    <w:rsid w:val="00EF4308"/>
    <w:rsid w:val="00EF43B2"/>
    <w:rsid w:val="00EF4792"/>
    <w:rsid w:val="00EF4E95"/>
    <w:rsid w:val="00EF52C0"/>
    <w:rsid w:val="00EF52DF"/>
    <w:rsid w:val="00EF57D6"/>
    <w:rsid w:val="00EF5D90"/>
    <w:rsid w:val="00EF6015"/>
    <w:rsid w:val="00EF60DC"/>
    <w:rsid w:val="00EF62BF"/>
    <w:rsid w:val="00EF637D"/>
    <w:rsid w:val="00EF6B7B"/>
    <w:rsid w:val="00EF6BFE"/>
    <w:rsid w:val="00EF7344"/>
    <w:rsid w:val="00EF7C27"/>
    <w:rsid w:val="00F00281"/>
    <w:rsid w:val="00F008CC"/>
    <w:rsid w:val="00F00C08"/>
    <w:rsid w:val="00F00F63"/>
    <w:rsid w:val="00F0167A"/>
    <w:rsid w:val="00F017AD"/>
    <w:rsid w:val="00F01B95"/>
    <w:rsid w:val="00F01C53"/>
    <w:rsid w:val="00F021EE"/>
    <w:rsid w:val="00F0227A"/>
    <w:rsid w:val="00F0325C"/>
    <w:rsid w:val="00F03479"/>
    <w:rsid w:val="00F03737"/>
    <w:rsid w:val="00F04F66"/>
    <w:rsid w:val="00F055FB"/>
    <w:rsid w:val="00F05633"/>
    <w:rsid w:val="00F05843"/>
    <w:rsid w:val="00F062B5"/>
    <w:rsid w:val="00F062EB"/>
    <w:rsid w:val="00F070BE"/>
    <w:rsid w:val="00F07558"/>
    <w:rsid w:val="00F0791D"/>
    <w:rsid w:val="00F07BF9"/>
    <w:rsid w:val="00F07C6F"/>
    <w:rsid w:val="00F11297"/>
    <w:rsid w:val="00F114AD"/>
    <w:rsid w:val="00F11579"/>
    <w:rsid w:val="00F1176D"/>
    <w:rsid w:val="00F11A3C"/>
    <w:rsid w:val="00F1290C"/>
    <w:rsid w:val="00F130F3"/>
    <w:rsid w:val="00F135F3"/>
    <w:rsid w:val="00F136C9"/>
    <w:rsid w:val="00F138B6"/>
    <w:rsid w:val="00F13A90"/>
    <w:rsid w:val="00F142F7"/>
    <w:rsid w:val="00F14C06"/>
    <w:rsid w:val="00F15229"/>
    <w:rsid w:val="00F15441"/>
    <w:rsid w:val="00F1593A"/>
    <w:rsid w:val="00F15C02"/>
    <w:rsid w:val="00F166C2"/>
    <w:rsid w:val="00F166CB"/>
    <w:rsid w:val="00F166D2"/>
    <w:rsid w:val="00F16887"/>
    <w:rsid w:val="00F168D1"/>
    <w:rsid w:val="00F1742E"/>
    <w:rsid w:val="00F1789B"/>
    <w:rsid w:val="00F1789F"/>
    <w:rsid w:val="00F17A6F"/>
    <w:rsid w:val="00F202B7"/>
    <w:rsid w:val="00F2054D"/>
    <w:rsid w:val="00F20817"/>
    <w:rsid w:val="00F209FE"/>
    <w:rsid w:val="00F20AC9"/>
    <w:rsid w:val="00F21343"/>
    <w:rsid w:val="00F21D9B"/>
    <w:rsid w:val="00F2272F"/>
    <w:rsid w:val="00F227D5"/>
    <w:rsid w:val="00F23169"/>
    <w:rsid w:val="00F23AA4"/>
    <w:rsid w:val="00F23D22"/>
    <w:rsid w:val="00F24AED"/>
    <w:rsid w:val="00F24E16"/>
    <w:rsid w:val="00F25010"/>
    <w:rsid w:val="00F2552F"/>
    <w:rsid w:val="00F2619A"/>
    <w:rsid w:val="00F2696D"/>
    <w:rsid w:val="00F26DE0"/>
    <w:rsid w:val="00F2761B"/>
    <w:rsid w:val="00F27C28"/>
    <w:rsid w:val="00F30084"/>
    <w:rsid w:val="00F305CA"/>
    <w:rsid w:val="00F305DD"/>
    <w:rsid w:val="00F31410"/>
    <w:rsid w:val="00F3198E"/>
    <w:rsid w:val="00F31FB6"/>
    <w:rsid w:val="00F3260F"/>
    <w:rsid w:val="00F32A15"/>
    <w:rsid w:val="00F32EE9"/>
    <w:rsid w:val="00F33191"/>
    <w:rsid w:val="00F33266"/>
    <w:rsid w:val="00F332C0"/>
    <w:rsid w:val="00F3382D"/>
    <w:rsid w:val="00F343E3"/>
    <w:rsid w:val="00F34F18"/>
    <w:rsid w:val="00F34FB9"/>
    <w:rsid w:val="00F35425"/>
    <w:rsid w:val="00F36273"/>
    <w:rsid w:val="00F36376"/>
    <w:rsid w:val="00F36966"/>
    <w:rsid w:val="00F36D99"/>
    <w:rsid w:val="00F37AC0"/>
    <w:rsid w:val="00F37C81"/>
    <w:rsid w:val="00F4053B"/>
    <w:rsid w:val="00F409C9"/>
    <w:rsid w:val="00F41559"/>
    <w:rsid w:val="00F41694"/>
    <w:rsid w:val="00F41985"/>
    <w:rsid w:val="00F42050"/>
    <w:rsid w:val="00F42286"/>
    <w:rsid w:val="00F42D7F"/>
    <w:rsid w:val="00F42F1B"/>
    <w:rsid w:val="00F431AA"/>
    <w:rsid w:val="00F43370"/>
    <w:rsid w:val="00F43A9C"/>
    <w:rsid w:val="00F44AF8"/>
    <w:rsid w:val="00F44CE7"/>
    <w:rsid w:val="00F4551E"/>
    <w:rsid w:val="00F455C2"/>
    <w:rsid w:val="00F45D50"/>
    <w:rsid w:val="00F45FFA"/>
    <w:rsid w:val="00F467C8"/>
    <w:rsid w:val="00F47172"/>
    <w:rsid w:val="00F472DB"/>
    <w:rsid w:val="00F479D9"/>
    <w:rsid w:val="00F5132D"/>
    <w:rsid w:val="00F51A1A"/>
    <w:rsid w:val="00F51F45"/>
    <w:rsid w:val="00F51FED"/>
    <w:rsid w:val="00F52F7C"/>
    <w:rsid w:val="00F53969"/>
    <w:rsid w:val="00F53BEA"/>
    <w:rsid w:val="00F56094"/>
    <w:rsid w:val="00F563A8"/>
    <w:rsid w:val="00F56A4C"/>
    <w:rsid w:val="00F57235"/>
    <w:rsid w:val="00F57554"/>
    <w:rsid w:val="00F57DA2"/>
    <w:rsid w:val="00F60FF1"/>
    <w:rsid w:val="00F61BA5"/>
    <w:rsid w:val="00F627FE"/>
    <w:rsid w:val="00F62ABF"/>
    <w:rsid w:val="00F62AFC"/>
    <w:rsid w:val="00F62B77"/>
    <w:rsid w:val="00F62E76"/>
    <w:rsid w:val="00F635BD"/>
    <w:rsid w:val="00F635FA"/>
    <w:rsid w:val="00F63729"/>
    <w:rsid w:val="00F638E2"/>
    <w:rsid w:val="00F63B00"/>
    <w:rsid w:val="00F6459D"/>
    <w:rsid w:val="00F65509"/>
    <w:rsid w:val="00F668D0"/>
    <w:rsid w:val="00F66DAA"/>
    <w:rsid w:val="00F66EF8"/>
    <w:rsid w:val="00F6776C"/>
    <w:rsid w:val="00F678B3"/>
    <w:rsid w:val="00F679BA"/>
    <w:rsid w:val="00F67E18"/>
    <w:rsid w:val="00F70BA0"/>
    <w:rsid w:val="00F7105E"/>
    <w:rsid w:val="00F7164F"/>
    <w:rsid w:val="00F71DA9"/>
    <w:rsid w:val="00F71DB0"/>
    <w:rsid w:val="00F71F7A"/>
    <w:rsid w:val="00F72189"/>
    <w:rsid w:val="00F7260D"/>
    <w:rsid w:val="00F72F44"/>
    <w:rsid w:val="00F73164"/>
    <w:rsid w:val="00F733A2"/>
    <w:rsid w:val="00F734E2"/>
    <w:rsid w:val="00F73C6B"/>
    <w:rsid w:val="00F73E28"/>
    <w:rsid w:val="00F73FAA"/>
    <w:rsid w:val="00F73FE0"/>
    <w:rsid w:val="00F7420A"/>
    <w:rsid w:val="00F743CB"/>
    <w:rsid w:val="00F743FF"/>
    <w:rsid w:val="00F74671"/>
    <w:rsid w:val="00F746CB"/>
    <w:rsid w:val="00F76719"/>
    <w:rsid w:val="00F772DA"/>
    <w:rsid w:val="00F77502"/>
    <w:rsid w:val="00F7757E"/>
    <w:rsid w:val="00F805AF"/>
    <w:rsid w:val="00F8109D"/>
    <w:rsid w:val="00F81364"/>
    <w:rsid w:val="00F814F0"/>
    <w:rsid w:val="00F816C5"/>
    <w:rsid w:val="00F81C93"/>
    <w:rsid w:val="00F821F4"/>
    <w:rsid w:val="00F8286B"/>
    <w:rsid w:val="00F82C44"/>
    <w:rsid w:val="00F8329A"/>
    <w:rsid w:val="00F834AB"/>
    <w:rsid w:val="00F83963"/>
    <w:rsid w:val="00F83FCD"/>
    <w:rsid w:val="00F84039"/>
    <w:rsid w:val="00F84168"/>
    <w:rsid w:val="00F84452"/>
    <w:rsid w:val="00F8460C"/>
    <w:rsid w:val="00F8518D"/>
    <w:rsid w:val="00F8562F"/>
    <w:rsid w:val="00F856D1"/>
    <w:rsid w:val="00F85D56"/>
    <w:rsid w:val="00F8607C"/>
    <w:rsid w:val="00F86BD7"/>
    <w:rsid w:val="00F8702C"/>
    <w:rsid w:val="00F87952"/>
    <w:rsid w:val="00F87A66"/>
    <w:rsid w:val="00F87B2F"/>
    <w:rsid w:val="00F90816"/>
    <w:rsid w:val="00F90AF3"/>
    <w:rsid w:val="00F90B44"/>
    <w:rsid w:val="00F91BD2"/>
    <w:rsid w:val="00F91BD6"/>
    <w:rsid w:val="00F91D90"/>
    <w:rsid w:val="00F927A8"/>
    <w:rsid w:val="00F92C65"/>
    <w:rsid w:val="00F9314F"/>
    <w:rsid w:val="00F93474"/>
    <w:rsid w:val="00F9395D"/>
    <w:rsid w:val="00F939B9"/>
    <w:rsid w:val="00F93CB2"/>
    <w:rsid w:val="00F93D64"/>
    <w:rsid w:val="00F93FE0"/>
    <w:rsid w:val="00F952DE"/>
    <w:rsid w:val="00F95384"/>
    <w:rsid w:val="00F95C05"/>
    <w:rsid w:val="00F96038"/>
    <w:rsid w:val="00F963DB"/>
    <w:rsid w:val="00F9690A"/>
    <w:rsid w:val="00F96DFE"/>
    <w:rsid w:val="00F97E2F"/>
    <w:rsid w:val="00F97F89"/>
    <w:rsid w:val="00FA00F0"/>
    <w:rsid w:val="00FA0A78"/>
    <w:rsid w:val="00FA3356"/>
    <w:rsid w:val="00FA335C"/>
    <w:rsid w:val="00FA3928"/>
    <w:rsid w:val="00FA3DA8"/>
    <w:rsid w:val="00FA4139"/>
    <w:rsid w:val="00FA464C"/>
    <w:rsid w:val="00FA46E4"/>
    <w:rsid w:val="00FA474F"/>
    <w:rsid w:val="00FA4C1C"/>
    <w:rsid w:val="00FA53A1"/>
    <w:rsid w:val="00FA5944"/>
    <w:rsid w:val="00FA5AE2"/>
    <w:rsid w:val="00FA5BE8"/>
    <w:rsid w:val="00FA66C0"/>
    <w:rsid w:val="00FA67BC"/>
    <w:rsid w:val="00FA73D8"/>
    <w:rsid w:val="00FA73EC"/>
    <w:rsid w:val="00FA74AF"/>
    <w:rsid w:val="00FA7512"/>
    <w:rsid w:val="00FA7E79"/>
    <w:rsid w:val="00FA7F80"/>
    <w:rsid w:val="00FB08C6"/>
    <w:rsid w:val="00FB0994"/>
    <w:rsid w:val="00FB0BB2"/>
    <w:rsid w:val="00FB0F56"/>
    <w:rsid w:val="00FB1301"/>
    <w:rsid w:val="00FB1740"/>
    <w:rsid w:val="00FB18F0"/>
    <w:rsid w:val="00FB1E4B"/>
    <w:rsid w:val="00FB1FBE"/>
    <w:rsid w:val="00FB2201"/>
    <w:rsid w:val="00FB2936"/>
    <w:rsid w:val="00FB2B90"/>
    <w:rsid w:val="00FB2C35"/>
    <w:rsid w:val="00FB32DA"/>
    <w:rsid w:val="00FB3C93"/>
    <w:rsid w:val="00FB3E41"/>
    <w:rsid w:val="00FB40B3"/>
    <w:rsid w:val="00FB4426"/>
    <w:rsid w:val="00FB4719"/>
    <w:rsid w:val="00FB48ED"/>
    <w:rsid w:val="00FB5440"/>
    <w:rsid w:val="00FB57FC"/>
    <w:rsid w:val="00FB5894"/>
    <w:rsid w:val="00FB664B"/>
    <w:rsid w:val="00FB7816"/>
    <w:rsid w:val="00FB7AAC"/>
    <w:rsid w:val="00FB7ACF"/>
    <w:rsid w:val="00FB7E10"/>
    <w:rsid w:val="00FC0645"/>
    <w:rsid w:val="00FC07FF"/>
    <w:rsid w:val="00FC08FD"/>
    <w:rsid w:val="00FC0D66"/>
    <w:rsid w:val="00FC0E05"/>
    <w:rsid w:val="00FC1100"/>
    <w:rsid w:val="00FC1AA7"/>
    <w:rsid w:val="00FC1B82"/>
    <w:rsid w:val="00FC1C76"/>
    <w:rsid w:val="00FC2917"/>
    <w:rsid w:val="00FC2EB7"/>
    <w:rsid w:val="00FC3CF2"/>
    <w:rsid w:val="00FC3EE6"/>
    <w:rsid w:val="00FC43AE"/>
    <w:rsid w:val="00FC4855"/>
    <w:rsid w:val="00FC4991"/>
    <w:rsid w:val="00FC54A2"/>
    <w:rsid w:val="00FC5F1E"/>
    <w:rsid w:val="00FC5FA1"/>
    <w:rsid w:val="00FC614F"/>
    <w:rsid w:val="00FC6407"/>
    <w:rsid w:val="00FC712B"/>
    <w:rsid w:val="00FC75FF"/>
    <w:rsid w:val="00FC7B6C"/>
    <w:rsid w:val="00FC7FDF"/>
    <w:rsid w:val="00FD00E3"/>
    <w:rsid w:val="00FD0181"/>
    <w:rsid w:val="00FD0524"/>
    <w:rsid w:val="00FD0DCA"/>
    <w:rsid w:val="00FD0EDB"/>
    <w:rsid w:val="00FD1BDA"/>
    <w:rsid w:val="00FD25F3"/>
    <w:rsid w:val="00FD2CB2"/>
    <w:rsid w:val="00FD2D8F"/>
    <w:rsid w:val="00FD3560"/>
    <w:rsid w:val="00FD3A20"/>
    <w:rsid w:val="00FD497F"/>
    <w:rsid w:val="00FD5012"/>
    <w:rsid w:val="00FD538E"/>
    <w:rsid w:val="00FD542F"/>
    <w:rsid w:val="00FD5513"/>
    <w:rsid w:val="00FD5BBC"/>
    <w:rsid w:val="00FD60FF"/>
    <w:rsid w:val="00FD6303"/>
    <w:rsid w:val="00FD64CD"/>
    <w:rsid w:val="00FD757D"/>
    <w:rsid w:val="00FD7E35"/>
    <w:rsid w:val="00FD7F13"/>
    <w:rsid w:val="00FE06FE"/>
    <w:rsid w:val="00FE0F71"/>
    <w:rsid w:val="00FE0F75"/>
    <w:rsid w:val="00FE1096"/>
    <w:rsid w:val="00FE1522"/>
    <w:rsid w:val="00FE16B4"/>
    <w:rsid w:val="00FE1CFC"/>
    <w:rsid w:val="00FE1D5A"/>
    <w:rsid w:val="00FE228B"/>
    <w:rsid w:val="00FE2490"/>
    <w:rsid w:val="00FE2E09"/>
    <w:rsid w:val="00FE2EE7"/>
    <w:rsid w:val="00FE3BBD"/>
    <w:rsid w:val="00FE4120"/>
    <w:rsid w:val="00FE47B5"/>
    <w:rsid w:val="00FE4805"/>
    <w:rsid w:val="00FE4A61"/>
    <w:rsid w:val="00FE5474"/>
    <w:rsid w:val="00FE550D"/>
    <w:rsid w:val="00FE5724"/>
    <w:rsid w:val="00FE5956"/>
    <w:rsid w:val="00FE59D8"/>
    <w:rsid w:val="00FE5EEB"/>
    <w:rsid w:val="00FE655B"/>
    <w:rsid w:val="00FE658C"/>
    <w:rsid w:val="00FE663F"/>
    <w:rsid w:val="00FE67D4"/>
    <w:rsid w:val="00FE696A"/>
    <w:rsid w:val="00FE6AD8"/>
    <w:rsid w:val="00FE6AE3"/>
    <w:rsid w:val="00FE7174"/>
    <w:rsid w:val="00FE78CF"/>
    <w:rsid w:val="00FF0030"/>
    <w:rsid w:val="00FF0636"/>
    <w:rsid w:val="00FF1496"/>
    <w:rsid w:val="00FF189F"/>
    <w:rsid w:val="00FF30BE"/>
    <w:rsid w:val="00FF3C89"/>
    <w:rsid w:val="00FF3FDE"/>
    <w:rsid w:val="00FF4128"/>
    <w:rsid w:val="00FF413E"/>
    <w:rsid w:val="00FF45DC"/>
    <w:rsid w:val="00FF494C"/>
    <w:rsid w:val="00FF4A64"/>
    <w:rsid w:val="00FF4DAE"/>
    <w:rsid w:val="00FF4E49"/>
    <w:rsid w:val="00FF51BC"/>
    <w:rsid w:val="00FF544E"/>
    <w:rsid w:val="00FF56D4"/>
    <w:rsid w:val="00FF5EC4"/>
    <w:rsid w:val="00FF6276"/>
    <w:rsid w:val="00FF64B7"/>
    <w:rsid w:val="00FF69B4"/>
    <w:rsid w:val="00FF6ADE"/>
    <w:rsid w:val="00FF6F90"/>
    <w:rsid w:val="00FF7613"/>
    <w:rsid w:val="00FF7684"/>
    <w:rsid w:val="00FF79BD"/>
    <w:rsid w:val="010D6029"/>
    <w:rsid w:val="011A5ACE"/>
    <w:rsid w:val="011D362F"/>
    <w:rsid w:val="01222ABF"/>
    <w:rsid w:val="01275B88"/>
    <w:rsid w:val="012A0989"/>
    <w:rsid w:val="012A4E2C"/>
    <w:rsid w:val="012F5F9F"/>
    <w:rsid w:val="01374E54"/>
    <w:rsid w:val="013C23DB"/>
    <w:rsid w:val="01422320"/>
    <w:rsid w:val="0161562F"/>
    <w:rsid w:val="01681D58"/>
    <w:rsid w:val="016C6B3D"/>
    <w:rsid w:val="017313AB"/>
    <w:rsid w:val="0179546C"/>
    <w:rsid w:val="017A12A4"/>
    <w:rsid w:val="017B5688"/>
    <w:rsid w:val="018E1570"/>
    <w:rsid w:val="019B53E2"/>
    <w:rsid w:val="01AC66B0"/>
    <w:rsid w:val="01B31FD7"/>
    <w:rsid w:val="01BA61B0"/>
    <w:rsid w:val="01D40F78"/>
    <w:rsid w:val="01D72D25"/>
    <w:rsid w:val="01DB6127"/>
    <w:rsid w:val="01E46D89"/>
    <w:rsid w:val="01E52CBE"/>
    <w:rsid w:val="01F062A0"/>
    <w:rsid w:val="02003DDA"/>
    <w:rsid w:val="02021384"/>
    <w:rsid w:val="020E2058"/>
    <w:rsid w:val="020F703B"/>
    <w:rsid w:val="021138F7"/>
    <w:rsid w:val="02131C1D"/>
    <w:rsid w:val="021900C6"/>
    <w:rsid w:val="021B6523"/>
    <w:rsid w:val="022719A4"/>
    <w:rsid w:val="02377801"/>
    <w:rsid w:val="023B4CCD"/>
    <w:rsid w:val="02473250"/>
    <w:rsid w:val="024912E2"/>
    <w:rsid w:val="024C67EF"/>
    <w:rsid w:val="024E68F9"/>
    <w:rsid w:val="025C1016"/>
    <w:rsid w:val="0273010D"/>
    <w:rsid w:val="02880909"/>
    <w:rsid w:val="028E4F47"/>
    <w:rsid w:val="02906F11"/>
    <w:rsid w:val="02931CEF"/>
    <w:rsid w:val="02A1111E"/>
    <w:rsid w:val="02A24D72"/>
    <w:rsid w:val="02A559C5"/>
    <w:rsid w:val="02A7059D"/>
    <w:rsid w:val="02B54AE4"/>
    <w:rsid w:val="02C6325F"/>
    <w:rsid w:val="02C848FD"/>
    <w:rsid w:val="02D62BF7"/>
    <w:rsid w:val="02DA6EFA"/>
    <w:rsid w:val="02E15B06"/>
    <w:rsid w:val="02E33464"/>
    <w:rsid w:val="02EF6D93"/>
    <w:rsid w:val="02F71757"/>
    <w:rsid w:val="030516AD"/>
    <w:rsid w:val="03082F4B"/>
    <w:rsid w:val="03086AA8"/>
    <w:rsid w:val="0314254A"/>
    <w:rsid w:val="031B0469"/>
    <w:rsid w:val="0321400D"/>
    <w:rsid w:val="033124A2"/>
    <w:rsid w:val="0332621A"/>
    <w:rsid w:val="03362BD3"/>
    <w:rsid w:val="03402B33"/>
    <w:rsid w:val="034C1B99"/>
    <w:rsid w:val="034D4E02"/>
    <w:rsid w:val="03522419"/>
    <w:rsid w:val="035717DD"/>
    <w:rsid w:val="03575C81"/>
    <w:rsid w:val="035E2B6B"/>
    <w:rsid w:val="03653EFA"/>
    <w:rsid w:val="03680BF2"/>
    <w:rsid w:val="037538FB"/>
    <w:rsid w:val="037C42BF"/>
    <w:rsid w:val="03881595"/>
    <w:rsid w:val="038A781F"/>
    <w:rsid w:val="039E4589"/>
    <w:rsid w:val="03A029A7"/>
    <w:rsid w:val="03A85DD6"/>
    <w:rsid w:val="03B81BB9"/>
    <w:rsid w:val="03BC7892"/>
    <w:rsid w:val="03C525EF"/>
    <w:rsid w:val="03CA4A0B"/>
    <w:rsid w:val="03D44F4D"/>
    <w:rsid w:val="03D47663"/>
    <w:rsid w:val="03DB0660"/>
    <w:rsid w:val="03EA6562"/>
    <w:rsid w:val="04096947"/>
    <w:rsid w:val="04184896"/>
    <w:rsid w:val="043B10FF"/>
    <w:rsid w:val="04543FFE"/>
    <w:rsid w:val="045521C0"/>
    <w:rsid w:val="045B3F6B"/>
    <w:rsid w:val="049A7BD3"/>
    <w:rsid w:val="049B410E"/>
    <w:rsid w:val="049B69AA"/>
    <w:rsid w:val="04A12EA4"/>
    <w:rsid w:val="04A44EF6"/>
    <w:rsid w:val="04A46CA4"/>
    <w:rsid w:val="04A66578"/>
    <w:rsid w:val="04B94B14"/>
    <w:rsid w:val="04BA3DF1"/>
    <w:rsid w:val="04C6684D"/>
    <w:rsid w:val="04CA439E"/>
    <w:rsid w:val="04CD6C68"/>
    <w:rsid w:val="04DF2BB8"/>
    <w:rsid w:val="04FC088E"/>
    <w:rsid w:val="04FC6AE0"/>
    <w:rsid w:val="04FD5D64"/>
    <w:rsid w:val="05072241"/>
    <w:rsid w:val="05087233"/>
    <w:rsid w:val="050F42B1"/>
    <w:rsid w:val="051200B1"/>
    <w:rsid w:val="05153D1D"/>
    <w:rsid w:val="051D03CB"/>
    <w:rsid w:val="052120A3"/>
    <w:rsid w:val="05241B93"/>
    <w:rsid w:val="05300538"/>
    <w:rsid w:val="05376D91"/>
    <w:rsid w:val="05485881"/>
    <w:rsid w:val="054B5371"/>
    <w:rsid w:val="05676BF0"/>
    <w:rsid w:val="05780AA9"/>
    <w:rsid w:val="05816FE5"/>
    <w:rsid w:val="058C7E64"/>
    <w:rsid w:val="058F43A5"/>
    <w:rsid w:val="058F57A8"/>
    <w:rsid w:val="05904A8C"/>
    <w:rsid w:val="0591547A"/>
    <w:rsid w:val="05922ABA"/>
    <w:rsid w:val="05A16658"/>
    <w:rsid w:val="05BA5EF0"/>
    <w:rsid w:val="05C433AD"/>
    <w:rsid w:val="05D45367"/>
    <w:rsid w:val="05E05ABA"/>
    <w:rsid w:val="05E530D0"/>
    <w:rsid w:val="05E73FE4"/>
    <w:rsid w:val="05EF422A"/>
    <w:rsid w:val="05F2473E"/>
    <w:rsid w:val="05F94D9A"/>
    <w:rsid w:val="06267A81"/>
    <w:rsid w:val="063212EB"/>
    <w:rsid w:val="063619E2"/>
    <w:rsid w:val="06367DD0"/>
    <w:rsid w:val="063A4C3F"/>
    <w:rsid w:val="0648580B"/>
    <w:rsid w:val="06497B03"/>
    <w:rsid w:val="06597230"/>
    <w:rsid w:val="0664493D"/>
    <w:rsid w:val="067D77AC"/>
    <w:rsid w:val="06804374"/>
    <w:rsid w:val="0682582D"/>
    <w:rsid w:val="068943A3"/>
    <w:rsid w:val="06B67CCD"/>
    <w:rsid w:val="06C21AE8"/>
    <w:rsid w:val="06C57B67"/>
    <w:rsid w:val="06D50CA8"/>
    <w:rsid w:val="06E415DA"/>
    <w:rsid w:val="06E96BF0"/>
    <w:rsid w:val="06EE2145"/>
    <w:rsid w:val="06F537E7"/>
    <w:rsid w:val="07016FBD"/>
    <w:rsid w:val="070B4DB8"/>
    <w:rsid w:val="070F07DE"/>
    <w:rsid w:val="07122292"/>
    <w:rsid w:val="071B30AC"/>
    <w:rsid w:val="072B1E50"/>
    <w:rsid w:val="072D11D3"/>
    <w:rsid w:val="0730481F"/>
    <w:rsid w:val="07406D77"/>
    <w:rsid w:val="074107DA"/>
    <w:rsid w:val="0768220B"/>
    <w:rsid w:val="076F5347"/>
    <w:rsid w:val="077520F8"/>
    <w:rsid w:val="07795ACC"/>
    <w:rsid w:val="077961C6"/>
    <w:rsid w:val="07865FF7"/>
    <w:rsid w:val="0795408A"/>
    <w:rsid w:val="07A1396F"/>
    <w:rsid w:val="07A4063F"/>
    <w:rsid w:val="07B31491"/>
    <w:rsid w:val="07D7113E"/>
    <w:rsid w:val="07E16805"/>
    <w:rsid w:val="07E22B96"/>
    <w:rsid w:val="07E36288"/>
    <w:rsid w:val="08021140"/>
    <w:rsid w:val="082A74C0"/>
    <w:rsid w:val="084E6528"/>
    <w:rsid w:val="084F5179"/>
    <w:rsid w:val="086724C2"/>
    <w:rsid w:val="086A3D60"/>
    <w:rsid w:val="086F1377"/>
    <w:rsid w:val="0874698D"/>
    <w:rsid w:val="087566B7"/>
    <w:rsid w:val="08777DF5"/>
    <w:rsid w:val="08892439"/>
    <w:rsid w:val="088F5575"/>
    <w:rsid w:val="08907C6B"/>
    <w:rsid w:val="08935065"/>
    <w:rsid w:val="08AA23AF"/>
    <w:rsid w:val="08B372FA"/>
    <w:rsid w:val="08B46BC8"/>
    <w:rsid w:val="08E65ADD"/>
    <w:rsid w:val="08F06362"/>
    <w:rsid w:val="08F8136C"/>
    <w:rsid w:val="09164E1F"/>
    <w:rsid w:val="091C32AD"/>
    <w:rsid w:val="091D3E95"/>
    <w:rsid w:val="09272A87"/>
    <w:rsid w:val="092D1E3A"/>
    <w:rsid w:val="09331A07"/>
    <w:rsid w:val="09336431"/>
    <w:rsid w:val="093920B1"/>
    <w:rsid w:val="094822F4"/>
    <w:rsid w:val="094B1DE4"/>
    <w:rsid w:val="096609CC"/>
    <w:rsid w:val="09714E1D"/>
    <w:rsid w:val="097F1E67"/>
    <w:rsid w:val="09862E1C"/>
    <w:rsid w:val="099D0B5E"/>
    <w:rsid w:val="099D4F76"/>
    <w:rsid w:val="099E0166"/>
    <w:rsid w:val="09AF1D55"/>
    <w:rsid w:val="09B47E58"/>
    <w:rsid w:val="09BA2AC6"/>
    <w:rsid w:val="0A0124A3"/>
    <w:rsid w:val="0A033FB9"/>
    <w:rsid w:val="0A047B22"/>
    <w:rsid w:val="0A0E3619"/>
    <w:rsid w:val="0A1263F7"/>
    <w:rsid w:val="0A237591"/>
    <w:rsid w:val="0A2A19F9"/>
    <w:rsid w:val="0A2F247A"/>
    <w:rsid w:val="0A540824"/>
    <w:rsid w:val="0A5B6057"/>
    <w:rsid w:val="0A5E34EE"/>
    <w:rsid w:val="0A63385F"/>
    <w:rsid w:val="0A652442"/>
    <w:rsid w:val="0A684239"/>
    <w:rsid w:val="0A6C0264"/>
    <w:rsid w:val="0A77753F"/>
    <w:rsid w:val="0A7F7F97"/>
    <w:rsid w:val="0A8729A8"/>
    <w:rsid w:val="0A9357F1"/>
    <w:rsid w:val="0AAC28F1"/>
    <w:rsid w:val="0AB01FFA"/>
    <w:rsid w:val="0AB037EF"/>
    <w:rsid w:val="0AC87D0A"/>
    <w:rsid w:val="0ACB4F8A"/>
    <w:rsid w:val="0AD83203"/>
    <w:rsid w:val="0AE15581"/>
    <w:rsid w:val="0AFC15E8"/>
    <w:rsid w:val="0B064109"/>
    <w:rsid w:val="0B1140BC"/>
    <w:rsid w:val="0B1B773F"/>
    <w:rsid w:val="0B2F34FB"/>
    <w:rsid w:val="0B4A4485"/>
    <w:rsid w:val="0B511391"/>
    <w:rsid w:val="0B51154E"/>
    <w:rsid w:val="0B5363BD"/>
    <w:rsid w:val="0B536DFE"/>
    <w:rsid w:val="0B626F71"/>
    <w:rsid w:val="0B725406"/>
    <w:rsid w:val="0B927856"/>
    <w:rsid w:val="0B996E37"/>
    <w:rsid w:val="0BB818BD"/>
    <w:rsid w:val="0BC74660"/>
    <w:rsid w:val="0BC814CA"/>
    <w:rsid w:val="0BCC6076"/>
    <w:rsid w:val="0BD60C87"/>
    <w:rsid w:val="0BF23D4A"/>
    <w:rsid w:val="0BF96BD2"/>
    <w:rsid w:val="0C276415"/>
    <w:rsid w:val="0C302118"/>
    <w:rsid w:val="0C3436DB"/>
    <w:rsid w:val="0C3811E3"/>
    <w:rsid w:val="0C3B6140"/>
    <w:rsid w:val="0C477C5F"/>
    <w:rsid w:val="0C5351D7"/>
    <w:rsid w:val="0C6B6869"/>
    <w:rsid w:val="0C9A56A7"/>
    <w:rsid w:val="0CB272B0"/>
    <w:rsid w:val="0CBF1DAD"/>
    <w:rsid w:val="0CCF6888"/>
    <w:rsid w:val="0CD21ED4"/>
    <w:rsid w:val="0CEE0FFB"/>
    <w:rsid w:val="0CEF2A86"/>
    <w:rsid w:val="0CF839A0"/>
    <w:rsid w:val="0CFD51A3"/>
    <w:rsid w:val="0D02428F"/>
    <w:rsid w:val="0D0A38B3"/>
    <w:rsid w:val="0D0F083F"/>
    <w:rsid w:val="0D0F4ED6"/>
    <w:rsid w:val="0D10137A"/>
    <w:rsid w:val="0D1150F2"/>
    <w:rsid w:val="0D190097"/>
    <w:rsid w:val="0D1C7D1F"/>
    <w:rsid w:val="0D305CB7"/>
    <w:rsid w:val="0D3A01A5"/>
    <w:rsid w:val="0D487A66"/>
    <w:rsid w:val="0D4B43FB"/>
    <w:rsid w:val="0D570D57"/>
    <w:rsid w:val="0D592288"/>
    <w:rsid w:val="0D646FD0"/>
    <w:rsid w:val="0D8851A8"/>
    <w:rsid w:val="0D8F21C5"/>
    <w:rsid w:val="0D907DC5"/>
    <w:rsid w:val="0D9139EC"/>
    <w:rsid w:val="0D917D60"/>
    <w:rsid w:val="0DB37EE2"/>
    <w:rsid w:val="0DCB5F30"/>
    <w:rsid w:val="0DCB704F"/>
    <w:rsid w:val="0DCD3FD1"/>
    <w:rsid w:val="0DDF2AFB"/>
    <w:rsid w:val="0DEB14A0"/>
    <w:rsid w:val="0DF77047"/>
    <w:rsid w:val="0E0F1CCC"/>
    <w:rsid w:val="0E197DBB"/>
    <w:rsid w:val="0E2A7FB7"/>
    <w:rsid w:val="0E3E2CB0"/>
    <w:rsid w:val="0E4A6F14"/>
    <w:rsid w:val="0E4D5269"/>
    <w:rsid w:val="0E5378BC"/>
    <w:rsid w:val="0E5B6625"/>
    <w:rsid w:val="0E6D6359"/>
    <w:rsid w:val="0E875E37"/>
    <w:rsid w:val="0E8924F6"/>
    <w:rsid w:val="0E9A64CC"/>
    <w:rsid w:val="0E9E1F22"/>
    <w:rsid w:val="0EC341CA"/>
    <w:rsid w:val="0EC920D0"/>
    <w:rsid w:val="0ECB14E4"/>
    <w:rsid w:val="0EDF4F09"/>
    <w:rsid w:val="0EEA5E54"/>
    <w:rsid w:val="0F087CB1"/>
    <w:rsid w:val="0F130CAE"/>
    <w:rsid w:val="0F1669F0"/>
    <w:rsid w:val="0F1A028E"/>
    <w:rsid w:val="0F1E75C9"/>
    <w:rsid w:val="0F234C69"/>
    <w:rsid w:val="0F240D04"/>
    <w:rsid w:val="0F294935"/>
    <w:rsid w:val="0F2C7FC2"/>
    <w:rsid w:val="0F307AB2"/>
    <w:rsid w:val="0F334EAC"/>
    <w:rsid w:val="0F476CC6"/>
    <w:rsid w:val="0F4E373D"/>
    <w:rsid w:val="0F517A28"/>
    <w:rsid w:val="0F6312FE"/>
    <w:rsid w:val="0F654B8D"/>
    <w:rsid w:val="0F68342E"/>
    <w:rsid w:val="0F84494B"/>
    <w:rsid w:val="0F9067A2"/>
    <w:rsid w:val="0FB560A6"/>
    <w:rsid w:val="0FC86A77"/>
    <w:rsid w:val="0FCD5301"/>
    <w:rsid w:val="0FD36A78"/>
    <w:rsid w:val="0FD65AEB"/>
    <w:rsid w:val="0FE81FD0"/>
    <w:rsid w:val="0FFA3C1C"/>
    <w:rsid w:val="0FFB6461"/>
    <w:rsid w:val="10021A28"/>
    <w:rsid w:val="1008458B"/>
    <w:rsid w:val="101A606C"/>
    <w:rsid w:val="102E751F"/>
    <w:rsid w:val="10396BE7"/>
    <w:rsid w:val="104065E4"/>
    <w:rsid w:val="104457D5"/>
    <w:rsid w:val="104B26C9"/>
    <w:rsid w:val="10543875"/>
    <w:rsid w:val="105E41AB"/>
    <w:rsid w:val="105F7C6E"/>
    <w:rsid w:val="10690039"/>
    <w:rsid w:val="107A6B0B"/>
    <w:rsid w:val="107C6D27"/>
    <w:rsid w:val="107E2A9F"/>
    <w:rsid w:val="10857989"/>
    <w:rsid w:val="10967DE9"/>
    <w:rsid w:val="10B5664D"/>
    <w:rsid w:val="10BF2107"/>
    <w:rsid w:val="10CD5930"/>
    <w:rsid w:val="10CE1396"/>
    <w:rsid w:val="10CF3F1B"/>
    <w:rsid w:val="10D36E89"/>
    <w:rsid w:val="10EA019F"/>
    <w:rsid w:val="11105B44"/>
    <w:rsid w:val="111675EE"/>
    <w:rsid w:val="112076B2"/>
    <w:rsid w:val="1134315E"/>
    <w:rsid w:val="113900C0"/>
    <w:rsid w:val="113B273E"/>
    <w:rsid w:val="114E536A"/>
    <w:rsid w:val="11566AC8"/>
    <w:rsid w:val="115A2476"/>
    <w:rsid w:val="11604BF4"/>
    <w:rsid w:val="117229AE"/>
    <w:rsid w:val="117B6FDE"/>
    <w:rsid w:val="118C4D48"/>
    <w:rsid w:val="11995EFD"/>
    <w:rsid w:val="119A0FD6"/>
    <w:rsid w:val="11AC0F46"/>
    <w:rsid w:val="11AF35A5"/>
    <w:rsid w:val="11C25F91"/>
    <w:rsid w:val="11C26603"/>
    <w:rsid w:val="11C646FD"/>
    <w:rsid w:val="11DA3D05"/>
    <w:rsid w:val="11DC4237"/>
    <w:rsid w:val="11E15093"/>
    <w:rsid w:val="11E254E5"/>
    <w:rsid w:val="11E46932"/>
    <w:rsid w:val="121D602C"/>
    <w:rsid w:val="121F0B80"/>
    <w:rsid w:val="12216DAE"/>
    <w:rsid w:val="1223797C"/>
    <w:rsid w:val="12244F80"/>
    <w:rsid w:val="12331667"/>
    <w:rsid w:val="124422F2"/>
    <w:rsid w:val="12543AB7"/>
    <w:rsid w:val="125522C4"/>
    <w:rsid w:val="126110F1"/>
    <w:rsid w:val="126161D4"/>
    <w:rsid w:val="12647A72"/>
    <w:rsid w:val="127001C5"/>
    <w:rsid w:val="1295630C"/>
    <w:rsid w:val="12B75C04"/>
    <w:rsid w:val="12C2026A"/>
    <w:rsid w:val="12D156AA"/>
    <w:rsid w:val="12D20E80"/>
    <w:rsid w:val="12D704CD"/>
    <w:rsid w:val="12DB5F87"/>
    <w:rsid w:val="12F86B39"/>
    <w:rsid w:val="130E55B9"/>
    <w:rsid w:val="13222DD7"/>
    <w:rsid w:val="1324792E"/>
    <w:rsid w:val="134105F7"/>
    <w:rsid w:val="13436B02"/>
    <w:rsid w:val="13443D2E"/>
    <w:rsid w:val="134A6AEF"/>
    <w:rsid w:val="1351449B"/>
    <w:rsid w:val="13520018"/>
    <w:rsid w:val="135900A0"/>
    <w:rsid w:val="135F18E9"/>
    <w:rsid w:val="136C6BDF"/>
    <w:rsid w:val="138D1D96"/>
    <w:rsid w:val="13936861"/>
    <w:rsid w:val="1395307B"/>
    <w:rsid w:val="139A199E"/>
    <w:rsid w:val="13A31E5B"/>
    <w:rsid w:val="13A75E69"/>
    <w:rsid w:val="13BB7B66"/>
    <w:rsid w:val="13C24E4E"/>
    <w:rsid w:val="13D13F1A"/>
    <w:rsid w:val="13D33102"/>
    <w:rsid w:val="13DB3810"/>
    <w:rsid w:val="13E2409A"/>
    <w:rsid w:val="13EB54F9"/>
    <w:rsid w:val="13F81163"/>
    <w:rsid w:val="13F84916"/>
    <w:rsid w:val="142179C9"/>
    <w:rsid w:val="142C45C0"/>
    <w:rsid w:val="1436451B"/>
    <w:rsid w:val="143A4C16"/>
    <w:rsid w:val="143A616D"/>
    <w:rsid w:val="14430838"/>
    <w:rsid w:val="144933C4"/>
    <w:rsid w:val="144B4530"/>
    <w:rsid w:val="1458496F"/>
    <w:rsid w:val="145A17B5"/>
    <w:rsid w:val="14657241"/>
    <w:rsid w:val="14680625"/>
    <w:rsid w:val="147C7AB5"/>
    <w:rsid w:val="147F6DE6"/>
    <w:rsid w:val="148512C7"/>
    <w:rsid w:val="14862864"/>
    <w:rsid w:val="14885C9A"/>
    <w:rsid w:val="148D45F4"/>
    <w:rsid w:val="14980B71"/>
    <w:rsid w:val="14A405FA"/>
    <w:rsid w:val="14B720DC"/>
    <w:rsid w:val="14BE16BC"/>
    <w:rsid w:val="14C50C9C"/>
    <w:rsid w:val="14C76FB5"/>
    <w:rsid w:val="14CF4939"/>
    <w:rsid w:val="14D110C6"/>
    <w:rsid w:val="14D83902"/>
    <w:rsid w:val="14F30734"/>
    <w:rsid w:val="15115C90"/>
    <w:rsid w:val="15246E1B"/>
    <w:rsid w:val="152D6842"/>
    <w:rsid w:val="152F34B2"/>
    <w:rsid w:val="15317EC1"/>
    <w:rsid w:val="154F4A0A"/>
    <w:rsid w:val="155C62FB"/>
    <w:rsid w:val="155D7127"/>
    <w:rsid w:val="156C01EE"/>
    <w:rsid w:val="156F59E5"/>
    <w:rsid w:val="1582093B"/>
    <w:rsid w:val="15852F26"/>
    <w:rsid w:val="158C3568"/>
    <w:rsid w:val="1594502E"/>
    <w:rsid w:val="159F764C"/>
    <w:rsid w:val="15A014D8"/>
    <w:rsid w:val="15A05461"/>
    <w:rsid w:val="15A15BC3"/>
    <w:rsid w:val="15BF3FFD"/>
    <w:rsid w:val="15CE61DE"/>
    <w:rsid w:val="15D2312F"/>
    <w:rsid w:val="15D55AB8"/>
    <w:rsid w:val="15E929DD"/>
    <w:rsid w:val="15F36396"/>
    <w:rsid w:val="160457F4"/>
    <w:rsid w:val="16221AB9"/>
    <w:rsid w:val="16377978"/>
    <w:rsid w:val="163C4F8E"/>
    <w:rsid w:val="166D339A"/>
    <w:rsid w:val="16730284"/>
    <w:rsid w:val="167D26F3"/>
    <w:rsid w:val="168D4766"/>
    <w:rsid w:val="16921052"/>
    <w:rsid w:val="169E686A"/>
    <w:rsid w:val="16AB3EC2"/>
    <w:rsid w:val="16AF39B2"/>
    <w:rsid w:val="16B26FFE"/>
    <w:rsid w:val="16C240F4"/>
    <w:rsid w:val="16C3183B"/>
    <w:rsid w:val="16C5620B"/>
    <w:rsid w:val="16DA6555"/>
    <w:rsid w:val="16E9738F"/>
    <w:rsid w:val="1715128F"/>
    <w:rsid w:val="171C4DC0"/>
    <w:rsid w:val="171E2E50"/>
    <w:rsid w:val="172339A2"/>
    <w:rsid w:val="172872C1"/>
    <w:rsid w:val="17334211"/>
    <w:rsid w:val="173711D5"/>
    <w:rsid w:val="174F0CF1"/>
    <w:rsid w:val="175C3095"/>
    <w:rsid w:val="175D2894"/>
    <w:rsid w:val="176D2745"/>
    <w:rsid w:val="177E5132"/>
    <w:rsid w:val="17A70C5B"/>
    <w:rsid w:val="17B43822"/>
    <w:rsid w:val="17B86D84"/>
    <w:rsid w:val="17CA481C"/>
    <w:rsid w:val="17D35D21"/>
    <w:rsid w:val="17DF02EB"/>
    <w:rsid w:val="17E0213A"/>
    <w:rsid w:val="17ED2C13"/>
    <w:rsid w:val="18055854"/>
    <w:rsid w:val="1821268E"/>
    <w:rsid w:val="18463EA2"/>
    <w:rsid w:val="18524A9D"/>
    <w:rsid w:val="185371BD"/>
    <w:rsid w:val="18542489"/>
    <w:rsid w:val="185C53C9"/>
    <w:rsid w:val="18622F00"/>
    <w:rsid w:val="18876269"/>
    <w:rsid w:val="18886DE5"/>
    <w:rsid w:val="189015CF"/>
    <w:rsid w:val="18A60C5A"/>
    <w:rsid w:val="18BA7150"/>
    <w:rsid w:val="18C13529"/>
    <w:rsid w:val="18C662FD"/>
    <w:rsid w:val="18E641A6"/>
    <w:rsid w:val="18EC27F2"/>
    <w:rsid w:val="18EF453A"/>
    <w:rsid w:val="18F90F15"/>
    <w:rsid w:val="190E225F"/>
    <w:rsid w:val="190E24E6"/>
    <w:rsid w:val="1915768D"/>
    <w:rsid w:val="191C1DC3"/>
    <w:rsid w:val="19267830"/>
    <w:rsid w:val="192817FA"/>
    <w:rsid w:val="193478C7"/>
    <w:rsid w:val="1964037C"/>
    <w:rsid w:val="196565AA"/>
    <w:rsid w:val="19746FD0"/>
    <w:rsid w:val="197B5D1B"/>
    <w:rsid w:val="19836A30"/>
    <w:rsid w:val="19A74CA4"/>
    <w:rsid w:val="19AC242B"/>
    <w:rsid w:val="19AE62B3"/>
    <w:rsid w:val="19B10F32"/>
    <w:rsid w:val="19B440F4"/>
    <w:rsid w:val="19C75A77"/>
    <w:rsid w:val="19D379B8"/>
    <w:rsid w:val="19E2270B"/>
    <w:rsid w:val="19E7259B"/>
    <w:rsid w:val="19EB47FE"/>
    <w:rsid w:val="19EC4268"/>
    <w:rsid w:val="19ED4732"/>
    <w:rsid w:val="19F138D9"/>
    <w:rsid w:val="19F57A56"/>
    <w:rsid w:val="19FD4AF4"/>
    <w:rsid w:val="1A09162B"/>
    <w:rsid w:val="1A0D716D"/>
    <w:rsid w:val="1A183722"/>
    <w:rsid w:val="1A1876EB"/>
    <w:rsid w:val="1A236826"/>
    <w:rsid w:val="1A2C3A27"/>
    <w:rsid w:val="1A2E1092"/>
    <w:rsid w:val="1A3343E7"/>
    <w:rsid w:val="1A554870"/>
    <w:rsid w:val="1A5F3181"/>
    <w:rsid w:val="1A7871D0"/>
    <w:rsid w:val="1A855131"/>
    <w:rsid w:val="1A8567D8"/>
    <w:rsid w:val="1A8707A2"/>
    <w:rsid w:val="1AA05D7D"/>
    <w:rsid w:val="1AB0707E"/>
    <w:rsid w:val="1AB44C3E"/>
    <w:rsid w:val="1AC15A62"/>
    <w:rsid w:val="1AC33331"/>
    <w:rsid w:val="1ACB68E1"/>
    <w:rsid w:val="1ACC1B8F"/>
    <w:rsid w:val="1ACD08AB"/>
    <w:rsid w:val="1ADF3C68"/>
    <w:rsid w:val="1AF75928"/>
    <w:rsid w:val="1B0175F4"/>
    <w:rsid w:val="1B042459"/>
    <w:rsid w:val="1B06046A"/>
    <w:rsid w:val="1B1B211A"/>
    <w:rsid w:val="1B20730A"/>
    <w:rsid w:val="1B22788E"/>
    <w:rsid w:val="1B332CA1"/>
    <w:rsid w:val="1B3B1CB8"/>
    <w:rsid w:val="1B4E7DE5"/>
    <w:rsid w:val="1B513EBB"/>
    <w:rsid w:val="1B570174"/>
    <w:rsid w:val="1B574618"/>
    <w:rsid w:val="1B5A1C67"/>
    <w:rsid w:val="1B742AD4"/>
    <w:rsid w:val="1B7A06E6"/>
    <w:rsid w:val="1B83337F"/>
    <w:rsid w:val="1B917B2A"/>
    <w:rsid w:val="1B9342E0"/>
    <w:rsid w:val="1BA50EE0"/>
    <w:rsid w:val="1BA95D3E"/>
    <w:rsid w:val="1BAF334D"/>
    <w:rsid w:val="1BB8267A"/>
    <w:rsid w:val="1BC06F9C"/>
    <w:rsid w:val="1BC40EB5"/>
    <w:rsid w:val="1BDB0DA5"/>
    <w:rsid w:val="1BEF4261"/>
    <w:rsid w:val="1BF6798D"/>
    <w:rsid w:val="1BFE6842"/>
    <w:rsid w:val="1C006A5E"/>
    <w:rsid w:val="1C1D306B"/>
    <w:rsid w:val="1C235E5F"/>
    <w:rsid w:val="1C314E69"/>
    <w:rsid w:val="1C401B20"/>
    <w:rsid w:val="1C4032FE"/>
    <w:rsid w:val="1C403F9F"/>
    <w:rsid w:val="1C59317A"/>
    <w:rsid w:val="1C736654"/>
    <w:rsid w:val="1C7B7E93"/>
    <w:rsid w:val="1C931680"/>
    <w:rsid w:val="1CA92C52"/>
    <w:rsid w:val="1CAE0268"/>
    <w:rsid w:val="1CD80D2E"/>
    <w:rsid w:val="1CDD0B4D"/>
    <w:rsid w:val="1CEB4A8E"/>
    <w:rsid w:val="1CEB6DC6"/>
    <w:rsid w:val="1CEC0D90"/>
    <w:rsid w:val="1CF33ECD"/>
    <w:rsid w:val="1CFF2872"/>
    <w:rsid w:val="1D266AC4"/>
    <w:rsid w:val="1D2D597C"/>
    <w:rsid w:val="1D403128"/>
    <w:rsid w:val="1D677D76"/>
    <w:rsid w:val="1D686354"/>
    <w:rsid w:val="1D6D0374"/>
    <w:rsid w:val="1D750766"/>
    <w:rsid w:val="1D8334A3"/>
    <w:rsid w:val="1D90090F"/>
    <w:rsid w:val="1D951428"/>
    <w:rsid w:val="1DA10AD7"/>
    <w:rsid w:val="1DA23326"/>
    <w:rsid w:val="1DA358F3"/>
    <w:rsid w:val="1DA83EC8"/>
    <w:rsid w:val="1DAC2BE5"/>
    <w:rsid w:val="1DCE3B9A"/>
    <w:rsid w:val="1DD67A76"/>
    <w:rsid w:val="1DD76805"/>
    <w:rsid w:val="1DED7EF2"/>
    <w:rsid w:val="1DEF3330"/>
    <w:rsid w:val="1DFE2117"/>
    <w:rsid w:val="1DFE46A3"/>
    <w:rsid w:val="1E0866D5"/>
    <w:rsid w:val="1E0D5462"/>
    <w:rsid w:val="1E114F52"/>
    <w:rsid w:val="1E1723C2"/>
    <w:rsid w:val="1E27413A"/>
    <w:rsid w:val="1E2A30DC"/>
    <w:rsid w:val="1E5B4797"/>
    <w:rsid w:val="1E7A5314"/>
    <w:rsid w:val="1E7E1EBC"/>
    <w:rsid w:val="1E8474D2"/>
    <w:rsid w:val="1E9F27C5"/>
    <w:rsid w:val="1EB4768C"/>
    <w:rsid w:val="1EB53B30"/>
    <w:rsid w:val="1EC37B4A"/>
    <w:rsid w:val="1ECC2190"/>
    <w:rsid w:val="1ECC70CB"/>
    <w:rsid w:val="1EDB6AFD"/>
    <w:rsid w:val="1EDE297A"/>
    <w:rsid w:val="1EEE29E3"/>
    <w:rsid w:val="1EEF2E08"/>
    <w:rsid w:val="1EF44C0A"/>
    <w:rsid w:val="1F022AED"/>
    <w:rsid w:val="1F106FB8"/>
    <w:rsid w:val="1F152820"/>
    <w:rsid w:val="1F3537A6"/>
    <w:rsid w:val="1F38206B"/>
    <w:rsid w:val="1F663A80"/>
    <w:rsid w:val="1F7F5EEC"/>
    <w:rsid w:val="1F8F3846"/>
    <w:rsid w:val="1F90634B"/>
    <w:rsid w:val="1F923E71"/>
    <w:rsid w:val="1F970D50"/>
    <w:rsid w:val="1FA6460B"/>
    <w:rsid w:val="1FBB10EB"/>
    <w:rsid w:val="1FDC7DEF"/>
    <w:rsid w:val="1FE14FAB"/>
    <w:rsid w:val="1FE346CD"/>
    <w:rsid w:val="1FE65F6B"/>
    <w:rsid w:val="200659E0"/>
    <w:rsid w:val="20070F3F"/>
    <w:rsid w:val="20085EE1"/>
    <w:rsid w:val="201745B0"/>
    <w:rsid w:val="201B0CBE"/>
    <w:rsid w:val="201C7BDE"/>
    <w:rsid w:val="2020322B"/>
    <w:rsid w:val="20231FB8"/>
    <w:rsid w:val="2023307B"/>
    <w:rsid w:val="20384A18"/>
    <w:rsid w:val="203F2777"/>
    <w:rsid w:val="2042559E"/>
    <w:rsid w:val="20474C5B"/>
    <w:rsid w:val="20500A6C"/>
    <w:rsid w:val="20586E69"/>
    <w:rsid w:val="20783067"/>
    <w:rsid w:val="2078515F"/>
    <w:rsid w:val="20862C3C"/>
    <w:rsid w:val="2093087C"/>
    <w:rsid w:val="20AF19DB"/>
    <w:rsid w:val="20B51BE8"/>
    <w:rsid w:val="20C04A0E"/>
    <w:rsid w:val="20E13294"/>
    <w:rsid w:val="20E95D13"/>
    <w:rsid w:val="20FE46A8"/>
    <w:rsid w:val="21004E0A"/>
    <w:rsid w:val="21162880"/>
    <w:rsid w:val="21267A8B"/>
    <w:rsid w:val="212D664C"/>
    <w:rsid w:val="213827F6"/>
    <w:rsid w:val="213B4094"/>
    <w:rsid w:val="213F3B84"/>
    <w:rsid w:val="21405EDE"/>
    <w:rsid w:val="215A451A"/>
    <w:rsid w:val="21613AFB"/>
    <w:rsid w:val="21667363"/>
    <w:rsid w:val="216D1AE3"/>
    <w:rsid w:val="21747CD2"/>
    <w:rsid w:val="217C26E3"/>
    <w:rsid w:val="217E1B1D"/>
    <w:rsid w:val="21896493"/>
    <w:rsid w:val="218B501C"/>
    <w:rsid w:val="21B77BBF"/>
    <w:rsid w:val="21B856E5"/>
    <w:rsid w:val="21CC3597"/>
    <w:rsid w:val="21CF1302"/>
    <w:rsid w:val="21D40771"/>
    <w:rsid w:val="21D544E9"/>
    <w:rsid w:val="21D610A3"/>
    <w:rsid w:val="21E0250F"/>
    <w:rsid w:val="220628F4"/>
    <w:rsid w:val="221E52AD"/>
    <w:rsid w:val="22245FA1"/>
    <w:rsid w:val="22274D44"/>
    <w:rsid w:val="222B5EB7"/>
    <w:rsid w:val="223C79E7"/>
    <w:rsid w:val="22410CD0"/>
    <w:rsid w:val="224D6846"/>
    <w:rsid w:val="226D64CF"/>
    <w:rsid w:val="226E1FE8"/>
    <w:rsid w:val="226F33EA"/>
    <w:rsid w:val="227710FC"/>
    <w:rsid w:val="22791B01"/>
    <w:rsid w:val="227B20A1"/>
    <w:rsid w:val="227D480B"/>
    <w:rsid w:val="22835CF3"/>
    <w:rsid w:val="228C0008"/>
    <w:rsid w:val="22916662"/>
    <w:rsid w:val="22990148"/>
    <w:rsid w:val="22A9639D"/>
    <w:rsid w:val="22C9442E"/>
    <w:rsid w:val="22CC58EC"/>
    <w:rsid w:val="22F81143"/>
    <w:rsid w:val="23112DBD"/>
    <w:rsid w:val="23137077"/>
    <w:rsid w:val="231D1CA3"/>
    <w:rsid w:val="232C638A"/>
    <w:rsid w:val="233942B8"/>
    <w:rsid w:val="234279DB"/>
    <w:rsid w:val="23474F72"/>
    <w:rsid w:val="23533917"/>
    <w:rsid w:val="2355768F"/>
    <w:rsid w:val="237806E6"/>
    <w:rsid w:val="238510FB"/>
    <w:rsid w:val="238735C1"/>
    <w:rsid w:val="239B23F8"/>
    <w:rsid w:val="23A44173"/>
    <w:rsid w:val="23B47F30"/>
    <w:rsid w:val="23BA7A75"/>
    <w:rsid w:val="23BB5910"/>
    <w:rsid w:val="23CE2355"/>
    <w:rsid w:val="23E735E2"/>
    <w:rsid w:val="23E822B1"/>
    <w:rsid w:val="24001599"/>
    <w:rsid w:val="24082954"/>
    <w:rsid w:val="240B2444"/>
    <w:rsid w:val="242552B4"/>
    <w:rsid w:val="243134AB"/>
    <w:rsid w:val="24350880"/>
    <w:rsid w:val="243A6885"/>
    <w:rsid w:val="243E3158"/>
    <w:rsid w:val="24423613"/>
    <w:rsid w:val="24455956"/>
    <w:rsid w:val="244D65B8"/>
    <w:rsid w:val="24633460"/>
    <w:rsid w:val="2466767A"/>
    <w:rsid w:val="248024EA"/>
    <w:rsid w:val="248779F3"/>
    <w:rsid w:val="249274ED"/>
    <w:rsid w:val="249661B1"/>
    <w:rsid w:val="24A02B8C"/>
    <w:rsid w:val="24C312A5"/>
    <w:rsid w:val="24E30CCB"/>
    <w:rsid w:val="24E707BB"/>
    <w:rsid w:val="24F27CFC"/>
    <w:rsid w:val="24F668C2"/>
    <w:rsid w:val="24F829C8"/>
    <w:rsid w:val="24FD761E"/>
    <w:rsid w:val="25070E5D"/>
    <w:rsid w:val="25104604"/>
    <w:rsid w:val="252010B4"/>
    <w:rsid w:val="2522492D"/>
    <w:rsid w:val="252823DE"/>
    <w:rsid w:val="25283B0A"/>
    <w:rsid w:val="25421E95"/>
    <w:rsid w:val="25423C43"/>
    <w:rsid w:val="25643BBA"/>
    <w:rsid w:val="25695D11"/>
    <w:rsid w:val="256A2D0B"/>
    <w:rsid w:val="25754238"/>
    <w:rsid w:val="257D0482"/>
    <w:rsid w:val="258D2DC6"/>
    <w:rsid w:val="259B3353"/>
    <w:rsid w:val="259F2E44"/>
    <w:rsid w:val="25A77520"/>
    <w:rsid w:val="25A93CC2"/>
    <w:rsid w:val="25B12B77"/>
    <w:rsid w:val="25C94365"/>
    <w:rsid w:val="25D86356"/>
    <w:rsid w:val="25DA20CE"/>
    <w:rsid w:val="25DC5E46"/>
    <w:rsid w:val="25DE1575"/>
    <w:rsid w:val="260C30AB"/>
    <w:rsid w:val="260F0289"/>
    <w:rsid w:val="260F28F4"/>
    <w:rsid w:val="261809CA"/>
    <w:rsid w:val="261E020C"/>
    <w:rsid w:val="263336DA"/>
    <w:rsid w:val="263739D8"/>
    <w:rsid w:val="264F7447"/>
    <w:rsid w:val="2650413E"/>
    <w:rsid w:val="26521E01"/>
    <w:rsid w:val="265515CF"/>
    <w:rsid w:val="26BD60ED"/>
    <w:rsid w:val="26C4699E"/>
    <w:rsid w:val="26C607E6"/>
    <w:rsid w:val="26CC251C"/>
    <w:rsid w:val="26EB1D58"/>
    <w:rsid w:val="26F30FEF"/>
    <w:rsid w:val="26F443D2"/>
    <w:rsid w:val="26FB48F9"/>
    <w:rsid w:val="26FF54C0"/>
    <w:rsid w:val="270B21E2"/>
    <w:rsid w:val="271635D9"/>
    <w:rsid w:val="27233601"/>
    <w:rsid w:val="2729330D"/>
    <w:rsid w:val="272D0F38"/>
    <w:rsid w:val="27312C4D"/>
    <w:rsid w:val="27367AE3"/>
    <w:rsid w:val="27392671"/>
    <w:rsid w:val="274C55B3"/>
    <w:rsid w:val="274C735D"/>
    <w:rsid w:val="275F1241"/>
    <w:rsid w:val="276D38A9"/>
    <w:rsid w:val="276E6F72"/>
    <w:rsid w:val="277F117F"/>
    <w:rsid w:val="2780018A"/>
    <w:rsid w:val="27830E77"/>
    <w:rsid w:val="278542BB"/>
    <w:rsid w:val="27982945"/>
    <w:rsid w:val="27991CAA"/>
    <w:rsid w:val="279F35CF"/>
    <w:rsid w:val="27C748D4"/>
    <w:rsid w:val="27DC449B"/>
    <w:rsid w:val="27E014F2"/>
    <w:rsid w:val="27E03760"/>
    <w:rsid w:val="27E272DC"/>
    <w:rsid w:val="27E70F2A"/>
    <w:rsid w:val="27FA28D7"/>
    <w:rsid w:val="27FF5E1C"/>
    <w:rsid w:val="28213FE4"/>
    <w:rsid w:val="28256D6A"/>
    <w:rsid w:val="282A2939"/>
    <w:rsid w:val="28302BD5"/>
    <w:rsid w:val="283D4D46"/>
    <w:rsid w:val="284319DD"/>
    <w:rsid w:val="284E2A2F"/>
    <w:rsid w:val="2888032F"/>
    <w:rsid w:val="28897BB7"/>
    <w:rsid w:val="28902F18"/>
    <w:rsid w:val="28904CC6"/>
    <w:rsid w:val="28AF15F0"/>
    <w:rsid w:val="28BC3D0D"/>
    <w:rsid w:val="28BE7954"/>
    <w:rsid w:val="28C142EC"/>
    <w:rsid w:val="28D60194"/>
    <w:rsid w:val="28DB40E6"/>
    <w:rsid w:val="2908260A"/>
    <w:rsid w:val="290E5AE5"/>
    <w:rsid w:val="29121B7F"/>
    <w:rsid w:val="291C350D"/>
    <w:rsid w:val="29211DC2"/>
    <w:rsid w:val="292B6903"/>
    <w:rsid w:val="29383D8C"/>
    <w:rsid w:val="293B7BDB"/>
    <w:rsid w:val="293C0F96"/>
    <w:rsid w:val="294033B8"/>
    <w:rsid w:val="29471477"/>
    <w:rsid w:val="294726D5"/>
    <w:rsid w:val="29501AC1"/>
    <w:rsid w:val="295C0AA4"/>
    <w:rsid w:val="2960326E"/>
    <w:rsid w:val="296B63AA"/>
    <w:rsid w:val="296C128F"/>
    <w:rsid w:val="296C4DC3"/>
    <w:rsid w:val="297179E2"/>
    <w:rsid w:val="297665B1"/>
    <w:rsid w:val="2988071C"/>
    <w:rsid w:val="298F54D6"/>
    <w:rsid w:val="29916F47"/>
    <w:rsid w:val="29A313AF"/>
    <w:rsid w:val="29C235A5"/>
    <w:rsid w:val="29C64ABB"/>
    <w:rsid w:val="29C96822"/>
    <w:rsid w:val="29CA2D09"/>
    <w:rsid w:val="29CF5076"/>
    <w:rsid w:val="29D43789"/>
    <w:rsid w:val="29E259F5"/>
    <w:rsid w:val="29E71D51"/>
    <w:rsid w:val="29E979DD"/>
    <w:rsid w:val="29EC23D0"/>
    <w:rsid w:val="29FD282F"/>
    <w:rsid w:val="2A0153F7"/>
    <w:rsid w:val="2A0B7E32"/>
    <w:rsid w:val="2A105242"/>
    <w:rsid w:val="2A297180"/>
    <w:rsid w:val="2A4B359A"/>
    <w:rsid w:val="2A553693"/>
    <w:rsid w:val="2A5967CA"/>
    <w:rsid w:val="2A622923"/>
    <w:rsid w:val="2A720B27"/>
    <w:rsid w:val="2A816FBC"/>
    <w:rsid w:val="2A922F77"/>
    <w:rsid w:val="2A941782"/>
    <w:rsid w:val="2A9F7A93"/>
    <w:rsid w:val="2AAD6003"/>
    <w:rsid w:val="2AAF6CC5"/>
    <w:rsid w:val="2ACF41CB"/>
    <w:rsid w:val="2AD73080"/>
    <w:rsid w:val="2ADF6E50"/>
    <w:rsid w:val="2AEE469D"/>
    <w:rsid w:val="2AF75451"/>
    <w:rsid w:val="2B01489A"/>
    <w:rsid w:val="2B02459E"/>
    <w:rsid w:val="2B114DF5"/>
    <w:rsid w:val="2B275ED7"/>
    <w:rsid w:val="2B285689"/>
    <w:rsid w:val="2B2F6A18"/>
    <w:rsid w:val="2B3F744B"/>
    <w:rsid w:val="2B4E63D2"/>
    <w:rsid w:val="2B5705AB"/>
    <w:rsid w:val="2B5D5D70"/>
    <w:rsid w:val="2B67357D"/>
    <w:rsid w:val="2B870602"/>
    <w:rsid w:val="2B8A6344"/>
    <w:rsid w:val="2B91322F"/>
    <w:rsid w:val="2B940F71"/>
    <w:rsid w:val="2B98280F"/>
    <w:rsid w:val="2BA2121F"/>
    <w:rsid w:val="2BA27940"/>
    <w:rsid w:val="2BA80578"/>
    <w:rsid w:val="2BAC0068"/>
    <w:rsid w:val="2BAD5000"/>
    <w:rsid w:val="2BC51433"/>
    <w:rsid w:val="2BC87052"/>
    <w:rsid w:val="2BCC070B"/>
    <w:rsid w:val="2BDA67DF"/>
    <w:rsid w:val="2BE55328"/>
    <w:rsid w:val="2BEE7E73"/>
    <w:rsid w:val="2C0E2AD1"/>
    <w:rsid w:val="2C273564"/>
    <w:rsid w:val="2C2F4169"/>
    <w:rsid w:val="2C3306C5"/>
    <w:rsid w:val="2C365117"/>
    <w:rsid w:val="2C46492B"/>
    <w:rsid w:val="2C5A3D85"/>
    <w:rsid w:val="2C626979"/>
    <w:rsid w:val="2C6E531E"/>
    <w:rsid w:val="2C8269C9"/>
    <w:rsid w:val="2C864D5D"/>
    <w:rsid w:val="2C8B5ED0"/>
    <w:rsid w:val="2C913345"/>
    <w:rsid w:val="2C9A2F9D"/>
    <w:rsid w:val="2C9B4E32"/>
    <w:rsid w:val="2C9F05C1"/>
    <w:rsid w:val="2CA36C29"/>
    <w:rsid w:val="2CA8035F"/>
    <w:rsid w:val="2CB30533"/>
    <w:rsid w:val="2CB64630"/>
    <w:rsid w:val="2CC62CB4"/>
    <w:rsid w:val="2CC91096"/>
    <w:rsid w:val="2CCD0296"/>
    <w:rsid w:val="2CD20350"/>
    <w:rsid w:val="2CDC3D8D"/>
    <w:rsid w:val="2CDC497D"/>
    <w:rsid w:val="2CDF0FD8"/>
    <w:rsid w:val="2CE26A50"/>
    <w:rsid w:val="2CE37ABA"/>
    <w:rsid w:val="2CEB696E"/>
    <w:rsid w:val="2CF00429"/>
    <w:rsid w:val="2D11729B"/>
    <w:rsid w:val="2D1D700C"/>
    <w:rsid w:val="2D1E0AF2"/>
    <w:rsid w:val="2D241E80"/>
    <w:rsid w:val="2D2F5A8D"/>
    <w:rsid w:val="2D3F09FC"/>
    <w:rsid w:val="2D4A7B39"/>
    <w:rsid w:val="2D4C6BF7"/>
    <w:rsid w:val="2D56396E"/>
    <w:rsid w:val="2D6D7314"/>
    <w:rsid w:val="2D7360F2"/>
    <w:rsid w:val="2D842EC0"/>
    <w:rsid w:val="2D9104BF"/>
    <w:rsid w:val="2D921437"/>
    <w:rsid w:val="2DAA1018"/>
    <w:rsid w:val="2DB15421"/>
    <w:rsid w:val="2DCE2518"/>
    <w:rsid w:val="2DCF003E"/>
    <w:rsid w:val="2DDB4C35"/>
    <w:rsid w:val="2DE54D2D"/>
    <w:rsid w:val="2DEF766F"/>
    <w:rsid w:val="2DF77503"/>
    <w:rsid w:val="2DFB1057"/>
    <w:rsid w:val="2DFC2533"/>
    <w:rsid w:val="2E091458"/>
    <w:rsid w:val="2E0B5DA9"/>
    <w:rsid w:val="2E1E4B22"/>
    <w:rsid w:val="2E33681F"/>
    <w:rsid w:val="2E426A62"/>
    <w:rsid w:val="2E48330B"/>
    <w:rsid w:val="2E4B1DBB"/>
    <w:rsid w:val="2E5121BC"/>
    <w:rsid w:val="2E5B7B24"/>
    <w:rsid w:val="2E6C1D31"/>
    <w:rsid w:val="2E7F2693"/>
    <w:rsid w:val="2E815526"/>
    <w:rsid w:val="2EA15273"/>
    <w:rsid w:val="2EB95248"/>
    <w:rsid w:val="2EBE3503"/>
    <w:rsid w:val="2EC351D0"/>
    <w:rsid w:val="2EC57342"/>
    <w:rsid w:val="2ECB6A58"/>
    <w:rsid w:val="2ED55D9F"/>
    <w:rsid w:val="2EDC0C65"/>
    <w:rsid w:val="2EEB0C26"/>
    <w:rsid w:val="2EED1EEA"/>
    <w:rsid w:val="2EED4C20"/>
    <w:rsid w:val="2F071417"/>
    <w:rsid w:val="2F071680"/>
    <w:rsid w:val="2F09612E"/>
    <w:rsid w:val="2F1A0D69"/>
    <w:rsid w:val="2F221F7F"/>
    <w:rsid w:val="2F2B399A"/>
    <w:rsid w:val="2F2D14C0"/>
    <w:rsid w:val="2F34284F"/>
    <w:rsid w:val="2F3F3AEC"/>
    <w:rsid w:val="2F435DD4"/>
    <w:rsid w:val="2F560A17"/>
    <w:rsid w:val="2F5B5B1A"/>
    <w:rsid w:val="2F74507C"/>
    <w:rsid w:val="2F826F25"/>
    <w:rsid w:val="2F835584"/>
    <w:rsid w:val="2F8F4386"/>
    <w:rsid w:val="2F932130"/>
    <w:rsid w:val="2F990904"/>
    <w:rsid w:val="2FAD2601"/>
    <w:rsid w:val="2FBD08A8"/>
    <w:rsid w:val="2FC859EE"/>
    <w:rsid w:val="2FD23E16"/>
    <w:rsid w:val="2FD7142C"/>
    <w:rsid w:val="2FE34275"/>
    <w:rsid w:val="2FEC0528"/>
    <w:rsid w:val="2FEC073B"/>
    <w:rsid w:val="2FFD0E93"/>
    <w:rsid w:val="30036006"/>
    <w:rsid w:val="300D4E4E"/>
    <w:rsid w:val="30146954"/>
    <w:rsid w:val="302100FF"/>
    <w:rsid w:val="3026161B"/>
    <w:rsid w:val="302B1961"/>
    <w:rsid w:val="302D3FB4"/>
    <w:rsid w:val="30486C71"/>
    <w:rsid w:val="3049368B"/>
    <w:rsid w:val="304F0436"/>
    <w:rsid w:val="304F5466"/>
    <w:rsid w:val="305B02AF"/>
    <w:rsid w:val="305F38FB"/>
    <w:rsid w:val="307C720D"/>
    <w:rsid w:val="30863A92"/>
    <w:rsid w:val="30875147"/>
    <w:rsid w:val="308B46F0"/>
    <w:rsid w:val="309502CB"/>
    <w:rsid w:val="30A43A04"/>
    <w:rsid w:val="30A75156"/>
    <w:rsid w:val="30BE2C03"/>
    <w:rsid w:val="30C65728"/>
    <w:rsid w:val="30C916BD"/>
    <w:rsid w:val="30C9346B"/>
    <w:rsid w:val="30FA1876"/>
    <w:rsid w:val="30FC4ED5"/>
    <w:rsid w:val="311126F4"/>
    <w:rsid w:val="3120018B"/>
    <w:rsid w:val="3120240D"/>
    <w:rsid w:val="312C6B55"/>
    <w:rsid w:val="313E71A9"/>
    <w:rsid w:val="31523460"/>
    <w:rsid w:val="31565626"/>
    <w:rsid w:val="31577096"/>
    <w:rsid w:val="315947EF"/>
    <w:rsid w:val="316513E5"/>
    <w:rsid w:val="31661DFE"/>
    <w:rsid w:val="31674283"/>
    <w:rsid w:val="316A3D05"/>
    <w:rsid w:val="31701603"/>
    <w:rsid w:val="31750EFD"/>
    <w:rsid w:val="31815AF3"/>
    <w:rsid w:val="31857FD8"/>
    <w:rsid w:val="31875DC3"/>
    <w:rsid w:val="31941AD5"/>
    <w:rsid w:val="319677F1"/>
    <w:rsid w:val="319B6BB5"/>
    <w:rsid w:val="31BC79AA"/>
    <w:rsid w:val="31CC7200"/>
    <w:rsid w:val="31CF2D03"/>
    <w:rsid w:val="31D65E3F"/>
    <w:rsid w:val="31DA7F84"/>
    <w:rsid w:val="31F2254D"/>
    <w:rsid w:val="31F37BB8"/>
    <w:rsid w:val="31F75DB5"/>
    <w:rsid w:val="320F75A3"/>
    <w:rsid w:val="32186458"/>
    <w:rsid w:val="322E147C"/>
    <w:rsid w:val="322E34AA"/>
    <w:rsid w:val="322F554F"/>
    <w:rsid w:val="324803BF"/>
    <w:rsid w:val="324E02B0"/>
    <w:rsid w:val="325B2F08"/>
    <w:rsid w:val="325D5DCC"/>
    <w:rsid w:val="32991156"/>
    <w:rsid w:val="32A95302"/>
    <w:rsid w:val="32B146D3"/>
    <w:rsid w:val="32CC503C"/>
    <w:rsid w:val="32CE4D68"/>
    <w:rsid w:val="32D91387"/>
    <w:rsid w:val="32E97DF4"/>
    <w:rsid w:val="32F04CDF"/>
    <w:rsid w:val="32F70BBC"/>
    <w:rsid w:val="33026AB6"/>
    <w:rsid w:val="331A61FF"/>
    <w:rsid w:val="331C6557"/>
    <w:rsid w:val="33260700"/>
    <w:rsid w:val="333378C0"/>
    <w:rsid w:val="33356B95"/>
    <w:rsid w:val="33490893"/>
    <w:rsid w:val="334D2131"/>
    <w:rsid w:val="33584B74"/>
    <w:rsid w:val="33653845"/>
    <w:rsid w:val="3376215C"/>
    <w:rsid w:val="337A127D"/>
    <w:rsid w:val="337F626F"/>
    <w:rsid w:val="33865643"/>
    <w:rsid w:val="338B2639"/>
    <w:rsid w:val="33AD0E22"/>
    <w:rsid w:val="33B331F0"/>
    <w:rsid w:val="33B50C72"/>
    <w:rsid w:val="33C90654"/>
    <w:rsid w:val="33CD3982"/>
    <w:rsid w:val="33CF2B46"/>
    <w:rsid w:val="33DB7416"/>
    <w:rsid w:val="33F24A86"/>
    <w:rsid w:val="340824FC"/>
    <w:rsid w:val="34104BC5"/>
    <w:rsid w:val="341113B0"/>
    <w:rsid w:val="34160775"/>
    <w:rsid w:val="341D359D"/>
    <w:rsid w:val="341D5FA7"/>
    <w:rsid w:val="341E587B"/>
    <w:rsid w:val="34230879"/>
    <w:rsid w:val="34321327"/>
    <w:rsid w:val="343A5A3C"/>
    <w:rsid w:val="34401C96"/>
    <w:rsid w:val="34675474"/>
    <w:rsid w:val="346C4839"/>
    <w:rsid w:val="3478194A"/>
    <w:rsid w:val="347A1E3A"/>
    <w:rsid w:val="347D07F4"/>
    <w:rsid w:val="347D095D"/>
    <w:rsid w:val="349A75F8"/>
    <w:rsid w:val="34AF4725"/>
    <w:rsid w:val="34BD7C9D"/>
    <w:rsid w:val="34D93097"/>
    <w:rsid w:val="34DA3E98"/>
    <w:rsid w:val="34DA51D9"/>
    <w:rsid w:val="34E75451"/>
    <w:rsid w:val="34F565DC"/>
    <w:rsid w:val="35230FF8"/>
    <w:rsid w:val="35252281"/>
    <w:rsid w:val="3529097C"/>
    <w:rsid w:val="354632DC"/>
    <w:rsid w:val="355754E9"/>
    <w:rsid w:val="35661288"/>
    <w:rsid w:val="356C3EF8"/>
    <w:rsid w:val="356D6ABA"/>
    <w:rsid w:val="35775243"/>
    <w:rsid w:val="35814314"/>
    <w:rsid w:val="358362DE"/>
    <w:rsid w:val="3588624A"/>
    <w:rsid w:val="358A0534"/>
    <w:rsid w:val="35A324DC"/>
    <w:rsid w:val="35B53FBE"/>
    <w:rsid w:val="35B77D36"/>
    <w:rsid w:val="35B82C35"/>
    <w:rsid w:val="35BE10C4"/>
    <w:rsid w:val="35C10BB4"/>
    <w:rsid w:val="35D54660"/>
    <w:rsid w:val="35FD7FF2"/>
    <w:rsid w:val="36107446"/>
    <w:rsid w:val="36111200"/>
    <w:rsid w:val="36252EF1"/>
    <w:rsid w:val="36284390"/>
    <w:rsid w:val="3638029F"/>
    <w:rsid w:val="363D46DF"/>
    <w:rsid w:val="36483084"/>
    <w:rsid w:val="3659679A"/>
    <w:rsid w:val="36623ADA"/>
    <w:rsid w:val="36714D18"/>
    <w:rsid w:val="36873BAC"/>
    <w:rsid w:val="368A682A"/>
    <w:rsid w:val="368D6CE8"/>
    <w:rsid w:val="3695590F"/>
    <w:rsid w:val="36A302BA"/>
    <w:rsid w:val="36B31B62"/>
    <w:rsid w:val="36B6623F"/>
    <w:rsid w:val="36D85AB0"/>
    <w:rsid w:val="36E032BC"/>
    <w:rsid w:val="36F04136"/>
    <w:rsid w:val="36F105E9"/>
    <w:rsid w:val="36F95788"/>
    <w:rsid w:val="37055997"/>
    <w:rsid w:val="37060D4D"/>
    <w:rsid w:val="37147A1E"/>
    <w:rsid w:val="37292014"/>
    <w:rsid w:val="37463B77"/>
    <w:rsid w:val="376A7F41"/>
    <w:rsid w:val="376B66BC"/>
    <w:rsid w:val="376D5966"/>
    <w:rsid w:val="37730729"/>
    <w:rsid w:val="37845DC6"/>
    <w:rsid w:val="37860044"/>
    <w:rsid w:val="37951D1A"/>
    <w:rsid w:val="3797430F"/>
    <w:rsid w:val="37976071"/>
    <w:rsid w:val="37A3637C"/>
    <w:rsid w:val="37B20B68"/>
    <w:rsid w:val="37BF1123"/>
    <w:rsid w:val="37C474B4"/>
    <w:rsid w:val="37CB366D"/>
    <w:rsid w:val="37CE1367"/>
    <w:rsid w:val="37D137A7"/>
    <w:rsid w:val="37D746BF"/>
    <w:rsid w:val="37EC0259"/>
    <w:rsid w:val="37EC20DC"/>
    <w:rsid w:val="37F9283D"/>
    <w:rsid w:val="38000912"/>
    <w:rsid w:val="3801624A"/>
    <w:rsid w:val="38064FA4"/>
    <w:rsid w:val="3810372D"/>
    <w:rsid w:val="381E7F36"/>
    <w:rsid w:val="382D2531"/>
    <w:rsid w:val="383061D8"/>
    <w:rsid w:val="3833171A"/>
    <w:rsid w:val="38341B11"/>
    <w:rsid w:val="384855BD"/>
    <w:rsid w:val="384A30E3"/>
    <w:rsid w:val="384F6612"/>
    <w:rsid w:val="38521F98"/>
    <w:rsid w:val="385775AE"/>
    <w:rsid w:val="3862667F"/>
    <w:rsid w:val="386D6DD1"/>
    <w:rsid w:val="386E0B07"/>
    <w:rsid w:val="3899321B"/>
    <w:rsid w:val="389C181C"/>
    <w:rsid w:val="38AE3672"/>
    <w:rsid w:val="38B13162"/>
    <w:rsid w:val="38B90269"/>
    <w:rsid w:val="38D17A67"/>
    <w:rsid w:val="38D431B6"/>
    <w:rsid w:val="38D67B89"/>
    <w:rsid w:val="38D95652"/>
    <w:rsid w:val="38DC4427"/>
    <w:rsid w:val="38F60B75"/>
    <w:rsid w:val="38FC32F5"/>
    <w:rsid w:val="38FD05E6"/>
    <w:rsid w:val="3920530F"/>
    <w:rsid w:val="39395293"/>
    <w:rsid w:val="393B6DFC"/>
    <w:rsid w:val="39493829"/>
    <w:rsid w:val="394959C6"/>
    <w:rsid w:val="395E1D1A"/>
    <w:rsid w:val="396867BB"/>
    <w:rsid w:val="39722657"/>
    <w:rsid w:val="39900FC9"/>
    <w:rsid w:val="39A14F85"/>
    <w:rsid w:val="39AA7602"/>
    <w:rsid w:val="39AF68F6"/>
    <w:rsid w:val="39BC7F5C"/>
    <w:rsid w:val="39C1494B"/>
    <w:rsid w:val="39C66799"/>
    <w:rsid w:val="39CA3B23"/>
    <w:rsid w:val="39D52E80"/>
    <w:rsid w:val="39D777AE"/>
    <w:rsid w:val="39EE2B02"/>
    <w:rsid w:val="39FD6B6D"/>
    <w:rsid w:val="3A070076"/>
    <w:rsid w:val="3A0A77A2"/>
    <w:rsid w:val="3A112BAB"/>
    <w:rsid w:val="3A125631"/>
    <w:rsid w:val="3A137505"/>
    <w:rsid w:val="3A145757"/>
    <w:rsid w:val="3A1C285D"/>
    <w:rsid w:val="3A234FF4"/>
    <w:rsid w:val="3A370F74"/>
    <w:rsid w:val="3A383AE9"/>
    <w:rsid w:val="3A401E18"/>
    <w:rsid w:val="3A4C2E2C"/>
    <w:rsid w:val="3A4D0C68"/>
    <w:rsid w:val="3A540249"/>
    <w:rsid w:val="3A5F64E7"/>
    <w:rsid w:val="3A6C2212"/>
    <w:rsid w:val="3A86417A"/>
    <w:rsid w:val="3A88215A"/>
    <w:rsid w:val="3AB55D10"/>
    <w:rsid w:val="3AC331BD"/>
    <w:rsid w:val="3AD273C0"/>
    <w:rsid w:val="3AD8228D"/>
    <w:rsid w:val="3AD849D6"/>
    <w:rsid w:val="3ADB429B"/>
    <w:rsid w:val="3AF31810"/>
    <w:rsid w:val="3AF37A62"/>
    <w:rsid w:val="3AF90BD5"/>
    <w:rsid w:val="3B062810"/>
    <w:rsid w:val="3B084B8F"/>
    <w:rsid w:val="3B111703"/>
    <w:rsid w:val="3B1D2098"/>
    <w:rsid w:val="3B2319C9"/>
    <w:rsid w:val="3B277B73"/>
    <w:rsid w:val="3B375B5D"/>
    <w:rsid w:val="3B390F77"/>
    <w:rsid w:val="3B571282"/>
    <w:rsid w:val="3B60677A"/>
    <w:rsid w:val="3B7C7A57"/>
    <w:rsid w:val="3B824942"/>
    <w:rsid w:val="3B893235"/>
    <w:rsid w:val="3B894DC9"/>
    <w:rsid w:val="3B9308FD"/>
    <w:rsid w:val="3B9A04C3"/>
    <w:rsid w:val="3BA851E3"/>
    <w:rsid w:val="3BB15227"/>
    <w:rsid w:val="3BCC2061"/>
    <w:rsid w:val="3BE76BD3"/>
    <w:rsid w:val="3C0B2B89"/>
    <w:rsid w:val="3C162914"/>
    <w:rsid w:val="3C1F0FE2"/>
    <w:rsid w:val="3C213DBA"/>
    <w:rsid w:val="3C256A70"/>
    <w:rsid w:val="3C320116"/>
    <w:rsid w:val="3C364BC9"/>
    <w:rsid w:val="3C385050"/>
    <w:rsid w:val="3C4C3631"/>
    <w:rsid w:val="3C5F4C83"/>
    <w:rsid w:val="3C6216E7"/>
    <w:rsid w:val="3C84321F"/>
    <w:rsid w:val="3C8E11C8"/>
    <w:rsid w:val="3C916B24"/>
    <w:rsid w:val="3C9444F2"/>
    <w:rsid w:val="3C9A4E75"/>
    <w:rsid w:val="3CA64660"/>
    <w:rsid w:val="3CB52AF5"/>
    <w:rsid w:val="3CBB6A29"/>
    <w:rsid w:val="3CDF537A"/>
    <w:rsid w:val="3CED6733"/>
    <w:rsid w:val="3CF655E7"/>
    <w:rsid w:val="3CF8135F"/>
    <w:rsid w:val="3CFF4D97"/>
    <w:rsid w:val="3D22168A"/>
    <w:rsid w:val="3D2D29A4"/>
    <w:rsid w:val="3D385C00"/>
    <w:rsid w:val="3D430101"/>
    <w:rsid w:val="3D52271E"/>
    <w:rsid w:val="3D524E69"/>
    <w:rsid w:val="3D5F1A16"/>
    <w:rsid w:val="3D6407A3"/>
    <w:rsid w:val="3D7309E6"/>
    <w:rsid w:val="3D7B0358"/>
    <w:rsid w:val="3D8E2E86"/>
    <w:rsid w:val="3D913562"/>
    <w:rsid w:val="3DA01067"/>
    <w:rsid w:val="3DA908AC"/>
    <w:rsid w:val="3DAB6F31"/>
    <w:rsid w:val="3DB039E8"/>
    <w:rsid w:val="3DB1574F"/>
    <w:rsid w:val="3DB97957"/>
    <w:rsid w:val="3DC95959"/>
    <w:rsid w:val="3DDD6EEA"/>
    <w:rsid w:val="3DE511B8"/>
    <w:rsid w:val="3DE6565C"/>
    <w:rsid w:val="3DED0897"/>
    <w:rsid w:val="3DF1587D"/>
    <w:rsid w:val="3DF47B33"/>
    <w:rsid w:val="3DFF04CC"/>
    <w:rsid w:val="3DFF11FC"/>
    <w:rsid w:val="3E063608"/>
    <w:rsid w:val="3E1D6BA4"/>
    <w:rsid w:val="3E2D55DC"/>
    <w:rsid w:val="3E2F5F23"/>
    <w:rsid w:val="3E353EED"/>
    <w:rsid w:val="3E3642DC"/>
    <w:rsid w:val="3E395FBE"/>
    <w:rsid w:val="3E4B195C"/>
    <w:rsid w:val="3E505927"/>
    <w:rsid w:val="3E52684D"/>
    <w:rsid w:val="3E5C7924"/>
    <w:rsid w:val="3E732C75"/>
    <w:rsid w:val="3E797EC2"/>
    <w:rsid w:val="3E7F2D10"/>
    <w:rsid w:val="3E8E6C8B"/>
    <w:rsid w:val="3E917A73"/>
    <w:rsid w:val="3E92126B"/>
    <w:rsid w:val="3E9230EE"/>
    <w:rsid w:val="3E985189"/>
    <w:rsid w:val="3EA01CAF"/>
    <w:rsid w:val="3EA64DEB"/>
    <w:rsid w:val="3EAB41B0"/>
    <w:rsid w:val="3EAF08F1"/>
    <w:rsid w:val="3EB41F30"/>
    <w:rsid w:val="3EC55271"/>
    <w:rsid w:val="3ECF7EE3"/>
    <w:rsid w:val="3ED51C1D"/>
    <w:rsid w:val="3ED6747E"/>
    <w:rsid w:val="3ED90D1D"/>
    <w:rsid w:val="3EE33949"/>
    <w:rsid w:val="3EE871B2"/>
    <w:rsid w:val="3EF06066"/>
    <w:rsid w:val="3EF73899"/>
    <w:rsid w:val="3EFB49EE"/>
    <w:rsid w:val="3F01427C"/>
    <w:rsid w:val="3F0B352A"/>
    <w:rsid w:val="3F122481"/>
    <w:rsid w:val="3F381EE7"/>
    <w:rsid w:val="3F3F1C78"/>
    <w:rsid w:val="3F3F1CD3"/>
    <w:rsid w:val="3F4B22F9"/>
    <w:rsid w:val="3F565373"/>
    <w:rsid w:val="3F59622F"/>
    <w:rsid w:val="3F5D2022"/>
    <w:rsid w:val="3F5D7BA0"/>
    <w:rsid w:val="3F626F64"/>
    <w:rsid w:val="3F6437F9"/>
    <w:rsid w:val="3F69115C"/>
    <w:rsid w:val="3F695BE5"/>
    <w:rsid w:val="3F732F1F"/>
    <w:rsid w:val="3F74151E"/>
    <w:rsid w:val="3F795F4B"/>
    <w:rsid w:val="3F874C1D"/>
    <w:rsid w:val="3F8954F2"/>
    <w:rsid w:val="3F8B75B6"/>
    <w:rsid w:val="3F8C1AB0"/>
    <w:rsid w:val="3F9010EA"/>
    <w:rsid w:val="3F9254C6"/>
    <w:rsid w:val="3F9335C1"/>
    <w:rsid w:val="3F942E96"/>
    <w:rsid w:val="3F9C2E42"/>
    <w:rsid w:val="3FA96941"/>
    <w:rsid w:val="3FB672B0"/>
    <w:rsid w:val="3FC11F5E"/>
    <w:rsid w:val="3FC91BE9"/>
    <w:rsid w:val="3FCC0881"/>
    <w:rsid w:val="3FD1082F"/>
    <w:rsid w:val="3FD27F88"/>
    <w:rsid w:val="3FD9785C"/>
    <w:rsid w:val="3FDD2ADE"/>
    <w:rsid w:val="3FE63663"/>
    <w:rsid w:val="3FEE34D3"/>
    <w:rsid w:val="3FF04570"/>
    <w:rsid w:val="3FFF47B3"/>
    <w:rsid w:val="400224F5"/>
    <w:rsid w:val="40056352"/>
    <w:rsid w:val="40093EB5"/>
    <w:rsid w:val="40097D15"/>
    <w:rsid w:val="400F466F"/>
    <w:rsid w:val="401D732F"/>
    <w:rsid w:val="403719AB"/>
    <w:rsid w:val="403A507D"/>
    <w:rsid w:val="403D52DB"/>
    <w:rsid w:val="403F5453"/>
    <w:rsid w:val="404E324B"/>
    <w:rsid w:val="404F1327"/>
    <w:rsid w:val="4064002A"/>
    <w:rsid w:val="406A4CDE"/>
    <w:rsid w:val="408D6263"/>
    <w:rsid w:val="4090365D"/>
    <w:rsid w:val="409F7E24"/>
    <w:rsid w:val="40B91FB0"/>
    <w:rsid w:val="40BD5F12"/>
    <w:rsid w:val="40BE641C"/>
    <w:rsid w:val="40CF06DE"/>
    <w:rsid w:val="40D95004"/>
    <w:rsid w:val="40DA57F1"/>
    <w:rsid w:val="40DD6FD3"/>
    <w:rsid w:val="40E16C38"/>
    <w:rsid w:val="40FE3145"/>
    <w:rsid w:val="410F6C78"/>
    <w:rsid w:val="412169AB"/>
    <w:rsid w:val="41401527"/>
    <w:rsid w:val="4148218A"/>
    <w:rsid w:val="414C642D"/>
    <w:rsid w:val="41623F1A"/>
    <w:rsid w:val="4176647B"/>
    <w:rsid w:val="4177382C"/>
    <w:rsid w:val="41807B75"/>
    <w:rsid w:val="41843EB3"/>
    <w:rsid w:val="4199585A"/>
    <w:rsid w:val="419F57ED"/>
    <w:rsid w:val="41A41AB6"/>
    <w:rsid w:val="41A52C92"/>
    <w:rsid w:val="41A62D21"/>
    <w:rsid w:val="41B24C4F"/>
    <w:rsid w:val="41B6575B"/>
    <w:rsid w:val="41B94E35"/>
    <w:rsid w:val="41D349E5"/>
    <w:rsid w:val="41E33C60"/>
    <w:rsid w:val="41FB49F9"/>
    <w:rsid w:val="420111C8"/>
    <w:rsid w:val="42304128"/>
    <w:rsid w:val="423B3B37"/>
    <w:rsid w:val="423F0955"/>
    <w:rsid w:val="425828A0"/>
    <w:rsid w:val="426B4382"/>
    <w:rsid w:val="426E79CE"/>
    <w:rsid w:val="427C5B2B"/>
    <w:rsid w:val="427E0859"/>
    <w:rsid w:val="42870A90"/>
    <w:rsid w:val="429338D8"/>
    <w:rsid w:val="42950383"/>
    <w:rsid w:val="42980EEF"/>
    <w:rsid w:val="42A447FA"/>
    <w:rsid w:val="42A813B5"/>
    <w:rsid w:val="42A87384"/>
    <w:rsid w:val="42A930FC"/>
    <w:rsid w:val="42AF5830"/>
    <w:rsid w:val="42B23D5F"/>
    <w:rsid w:val="42B27301"/>
    <w:rsid w:val="42B621A4"/>
    <w:rsid w:val="42BD2703"/>
    <w:rsid w:val="42D02437"/>
    <w:rsid w:val="42D40B88"/>
    <w:rsid w:val="42D53B65"/>
    <w:rsid w:val="42E52096"/>
    <w:rsid w:val="42E74E2B"/>
    <w:rsid w:val="42F26851"/>
    <w:rsid w:val="430F2639"/>
    <w:rsid w:val="43177753"/>
    <w:rsid w:val="431C38CE"/>
    <w:rsid w:val="43321F3D"/>
    <w:rsid w:val="43617533"/>
    <w:rsid w:val="436874E8"/>
    <w:rsid w:val="436D63BF"/>
    <w:rsid w:val="437154EB"/>
    <w:rsid w:val="43726BC2"/>
    <w:rsid w:val="4373688B"/>
    <w:rsid w:val="437454B8"/>
    <w:rsid w:val="43770B04"/>
    <w:rsid w:val="43774FF0"/>
    <w:rsid w:val="4382430B"/>
    <w:rsid w:val="4384101C"/>
    <w:rsid w:val="43863331"/>
    <w:rsid w:val="438C00B3"/>
    <w:rsid w:val="43905598"/>
    <w:rsid w:val="4394457B"/>
    <w:rsid w:val="43B47B24"/>
    <w:rsid w:val="43BC75C6"/>
    <w:rsid w:val="43CD4DAF"/>
    <w:rsid w:val="43E06794"/>
    <w:rsid w:val="43EE7018"/>
    <w:rsid w:val="43F57CB6"/>
    <w:rsid w:val="4407390B"/>
    <w:rsid w:val="442B201A"/>
    <w:rsid w:val="443578EE"/>
    <w:rsid w:val="44376E3C"/>
    <w:rsid w:val="443864E5"/>
    <w:rsid w:val="443C52C1"/>
    <w:rsid w:val="44427364"/>
    <w:rsid w:val="44472BCC"/>
    <w:rsid w:val="444A6219"/>
    <w:rsid w:val="446258C5"/>
    <w:rsid w:val="4467501D"/>
    <w:rsid w:val="44701A54"/>
    <w:rsid w:val="4491492E"/>
    <w:rsid w:val="44A65B45"/>
    <w:rsid w:val="44BD6B0F"/>
    <w:rsid w:val="44CB4E5D"/>
    <w:rsid w:val="44CC354F"/>
    <w:rsid w:val="44D206E8"/>
    <w:rsid w:val="44E108AB"/>
    <w:rsid w:val="44E26451"/>
    <w:rsid w:val="44E346A3"/>
    <w:rsid w:val="44FE0389"/>
    <w:rsid w:val="45036069"/>
    <w:rsid w:val="450D7972"/>
    <w:rsid w:val="451817B3"/>
    <w:rsid w:val="451C0790"/>
    <w:rsid w:val="451E30B0"/>
    <w:rsid w:val="45372C41"/>
    <w:rsid w:val="454312B7"/>
    <w:rsid w:val="454964D0"/>
    <w:rsid w:val="454A606C"/>
    <w:rsid w:val="4571039C"/>
    <w:rsid w:val="45890104"/>
    <w:rsid w:val="458920E2"/>
    <w:rsid w:val="458D25B3"/>
    <w:rsid w:val="45B222C8"/>
    <w:rsid w:val="45C354C3"/>
    <w:rsid w:val="45D56D6E"/>
    <w:rsid w:val="45DE260F"/>
    <w:rsid w:val="45E873AB"/>
    <w:rsid w:val="460D6DA0"/>
    <w:rsid w:val="46160AA8"/>
    <w:rsid w:val="461A38BB"/>
    <w:rsid w:val="463F7FFF"/>
    <w:rsid w:val="4642364B"/>
    <w:rsid w:val="464253F9"/>
    <w:rsid w:val="466730B2"/>
    <w:rsid w:val="46807E6F"/>
    <w:rsid w:val="468E063F"/>
    <w:rsid w:val="46B5279E"/>
    <w:rsid w:val="46BA58D8"/>
    <w:rsid w:val="46C87FF5"/>
    <w:rsid w:val="46C93FC4"/>
    <w:rsid w:val="46E4281F"/>
    <w:rsid w:val="46E42D7B"/>
    <w:rsid w:val="46E4456E"/>
    <w:rsid w:val="46ED0419"/>
    <w:rsid w:val="46F22A6D"/>
    <w:rsid w:val="46F56910"/>
    <w:rsid w:val="47084895"/>
    <w:rsid w:val="470B35D1"/>
    <w:rsid w:val="47150183"/>
    <w:rsid w:val="47172C63"/>
    <w:rsid w:val="471A78C6"/>
    <w:rsid w:val="471B36AF"/>
    <w:rsid w:val="47425667"/>
    <w:rsid w:val="47461E32"/>
    <w:rsid w:val="47613FA5"/>
    <w:rsid w:val="476831BB"/>
    <w:rsid w:val="476C063E"/>
    <w:rsid w:val="47745A86"/>
    <w:rsid w:val="4775617D"/>
    <w:rsid w:val="478163F5"/>
    <w:rsid w:val="47864F63"/>
    <w:rsid w:val="478E2BCC"/>
    <w:rsid w:val="47925F0D"/>
    <w:rsid w:val="479A5FE1"/>
    <w:rsid w:val="479B5ECC"/>
    <w:rsid w:val="479E2B03"/>
    <w:rsid w:val="479E6FA7"/>
    <w:rsid w:val="47A15A33"/>
    <w:rsid w:val="47AC53B2"/>
    <w:rsid w:val="47AF6ABF"/>
    <w:rsid w:val="47BE31A6"/>
    <w:rsid w:val="47C65743"/>
    <w:rsid w:val="47C8345D"/>
    <w:rsid w:val="47F22389"/>
    <w:rsid w:val="47FB13FC"/>
    <w:rsid w:val="47FC6F33"/>
    <w:rsid w:val="47FD3CCE"/>
    <w:rsid w:val="47FF6D52"/>
    <w:rsid w:val="481E3C44"/>
    <w:rsid w:val="48284AC3"/>
    <w:rsid w:val="48293873"/>
    <w:rsid w:val="48353277"/>
    <w:rsid w:val="484E24EC"/>
    <w:rsid w:val="48506040"/>
    <w:rsid w:val="48515DC8"/>
    <w:rsid w:val="48527AD3"/>
    <w:rsid w:val="486E372E"/>
    <w:rsid w:val="488D3A18"/>
    <w:rsid w:val="48952CC0"/>
    <w:rsid w:val="48995AB3"/>
    <w:rsid w:val="48A56114"/>
    <w:rsid w:val="48AB620A"/>
    <w:rsid w:val="48B426E0"/>
    <w:rsid w:val="48D12F42"/>
    <w:rsid w:val="48D752C3"/>
    <w:rsid w:val="48D82045"/>
    <w:rsid w:val="48E41AB5"/>
    <w:rsid w:val="48F01094"/>
    <w:rsid w:val="48FD7CFE"/>
    <w:rsid w:val="490B5F77"/>
    <w:rsid w:val="490D2408"/>
    <w:rsid w:val="49301674"/>
    <w:rsid w:val="495B21DD"/>
    <w:rsid w:val="4972426D"/>
    <w:rsid w:val="49865138"/>
    <w:rsid w:val="49877112"/>
    <w:rsid w:val="49A76AFC"/>
    <w:rsid w:val="49AA39E1"/>
    <w:rsid w:val="49B04D70"/>
    <w:rsid w:val="49C43B50"/>
    <w:rsid w:val="49D20712"/>
    <w:rsid w:val="49DA0E1C"/>
    <w:rsid w:val="49DF3484"/>
    <w:rsid w:val="49EB1A27"/>
    <w:rsid w:val="49EC4162"/>
    <w:rsid w:val="49EF447C"/>
    <w:rsid w:val="4A041AC3"/>
    <w:rsid w:val="4A080708"/>
    <w:rsid w:val="4A1277D9"/>
    <w:rsid w:val="4A137725"/>
    <w:rsid w:val="4A2A4B22"/>
    <w:rsid w:val="4A4F6337"/>
    <w:rsid w:val="4A567CC2"/>
    <w:rsid w:val="4A6201A9"/>
    <w:rsid w:val="4A6452B0"/>
    <w:rsid w:val="4A691E63"/>
    <w:rsid w:val="4A6D5CCC"/>
    <w:rsid w:val="4A77219A"/>
    <w:rsid w:val="4A7B1B7E"/>
    <w:rsid w:val="4AAC4D70"/>
    <w:rsid w:val="4AB03279"/>
    <w:rsid w:val="4ABD5996"/>
    <w:rsid w:val="4AD93D65"/>
    <w:rsid w:val="4AD93E52"/>
    <w:rsid w:val="4AE17313"/>
    <w:rsid w:val="4AE214BF"/>
    <w:rsid w:val="4AE94ADB"/>
    <w:rsid w:val="4AE9678B"/>
    <w:rsid w:val="4AF018C8"/>
    <w:rsid w:val="4AF34F14"/>
    <w:rsid w:val="4B173A60"/>
    <w:rsid w:val="4B185EA5"/>
    <w:rsid w:val="4B271062"/>
    <w:rsid w:val="4B2F1206"/>
    <w:rsid w:val="4B3A6458"/>
    <w:rsid w:val="4B3F11BB"/>
    <w:rsid w:val="4B404766"/>
    <w:rsid w:val="4B4B11F4"/>
    <w:rsid w:val="4B555BCF"/>
    <w:rsid w:val="4B5C39C5"/>
    <w:rsid w:val="4B5D4A84"/>
    <w:rsid w:val="4B693428"/>
    <w:rsid w:val="4B6C4B6D"/>
    <w:rsid w:val="4B755146"/>
    <w:rsid w:val="4BC93EC7"/>
    <w:rsid w:val="4BD10348"/>
    <w:rsid w:val="4BD5529D"/>
    <w:rsid w:val="4C066755"/>
    <w:rsid w:val="4C076645"/>
    <w:rsid w:val="4C191A0D"/>
    <w:rsid w:val="4C1C639D"/>
    <w:rsid w:val="4C1C66ED"/>
    <w:rsid w:val="4C2767A6"/>
    <w:rsid w:val="4C293FCF"/>
    <w:rsid w:val="4C295EBA"/>
    <w:rsid w:val="4C2F6420"/>
    <w:rsid w:val="4C534DBB"/>
    <w:rsid w:val="4C5E21DE"/>
    <w:rsid w:val="4C6F66F1"/>
    <w:rsid w:val="4C741C01"/>
    <w:rsid w:val="4C746529"/>
    <w:rsid w:val="4C76379C"/>
    <w:rsid w:val="4C804ECE"/>
    <w:rsid w:val="4C914988"/>
    <w:rsid w:val="4C940979"/>
    <w:rsid w:val="4C9646F1"/>
    <w:rsid w:val="4C987096"/>
    <w:rsid w:val="4C9A3C33"/>
    <w:rsid w:val="4CBD1C7E"/>
    <w:rsid w:val="4CC96874"/>
    <w:rsid w:val="4CCA6149"/>
    <w:rsid w:val="4CCE425B"/>
    <w:rsid w:val="4CD15729"/>
    <w:rsid w:val="4CE27936"/>
    <w:rsid w:val="4CF3421D"/>
    <w:rsid w:val="4D0660C6"/>
    <w:rsid w:val="4D0E4A58"/>
    <w:rsid w:val="4D16313C"/>
    <w:rsid w:val="4D183358"/>
    <w:rsid w:val="4D1B70CF"/>
    <w:rsid w:val="4D21053D"/>
    <w:rsid w:val="4D230F75"/>
    <w:rsid w:val="4D275835"/>
    <w:rsid w:val="4D32193E"/>
    <w:rsid w:val="4D333CEE"/>
    <w:rsid w:val="4D364371"/>
    <w:rsid w:val="4D3E6BA1"/>
    <w:rsid w:val="4D453C80"/>
    <w:rsid w:val="4D602609"/>
    <w:rsid w:val="4D8838CF"/>
    <w:rsid w:val="4D930436"/>
    <w:rsid w:val="4DB9361E"/>
    <w:rsid w:val="4DBA61BD"/>
    <w:rsid w:val="4DBB0A8F"/>
    <w:rsid w:val="4DBC347D"/>
    <w:rsid w:val="4DBF1A26"/>
    <w:rsid w:val="4DCB03CA"/>
    <w:rsid w:val="4DCE277B"/>
    <w:rsid w:val="4DCF13D9"/>
    <w:rsid w:val="4DD52218"/>
    <w:rsid w:val="4DE0665B"/>
    <w:rsid w:val="4DFC67D6"/>
    <w:rsid w:val="4E06334F"/>
    <w:rsid w:val="4E0A0EF3"/>
    <w:rsid w:val="4E0B16CC"/>
    <w:rsid w:val="4E0D42FB"/>
    <w:rsid w:val="4E1C0C26"/>
    <w:rsid w:val="4E5265D3"/>
    <w:rsid w:val="4E616913"/>
    <w:rsid w:val="4E6F6FA8"/>
    <w:rsid w:val="4E8044BF"/>
    <w:rsid w:val="4E915170"/>
    <w:rsid w:val="4E963B00"/>
    <w:rsid w:val="4E9B1B4B"/>
    <w:rsid w:val="4EA824BA"/>
    <w:rsid w:val="4EBA0F53"/>
    <w:rsid w:val="4EC23D17"/>
    <w:rsid w:val="4EC4195E"/>
    <w:rsid w:val="4ECC7680"/>
    <w:rsid w:val="4EDD140D"/>
    <w:rsid w:val="4EDF13E6"/>
    <w:rsid w:val="4F134CF9"/>
    <w:rsid w:val="4F2002A2"/>
    <w:rsid w:val="4F25331B"/>
    <w:rsid w:val="4F3501F1"/>
    <w:rsid w:val="4F4A3571"/>
    <w:rsid w:val="4F52003F"/>
    <w:rsid w:val="4F5448D9"/>
    <w:rsid w:val="4F587A3C"/>
    <w:rsid w:val="4F5B2337"/>
    <w:rsid w:val="4F9842DC"/>
    <w:rsid w:val="4FAC7D88"/>
    <w:rsid w:val="4FB05ACA"/>
    <w:rsid w:val="4FBD7FD1"/>
    <w:rsid w:val="4FC119CD"/>
    <w:rsid w:val="4FC13833"/>
    <w:rsid w:val="4FC70F9D"/>
    <w:rsid w:val="4FE32DD9"/>
    <w:rsid w:val="4FE44462"/>
    <w:rsid w:val="4FE92D8A"/>
    <w:rsid w:val="4FED4228"/>
    <w:rsid w:val="4FF25C8B"/>
    <w:rsid w:val="4FFF25AD"/>
    <w:rsid w:val="500B71A4"/>
    <w:rsid w:val="501B36DD"/>
    <w:rsid w:val="50212524"/>
    <w:rsid w:val="50406E4E"/>
    <w:rsid w:val="504B4D62"/>
    <w:rsid w:val="50606FD1"/>
    <w:rsid w:val="50676BE1"/>
    <w:rsid w:val="506F328F"/>
    <w:rsid w:val="50737516"/>
    <w:rsid w:val="507B60D8"/>
    <w:rsid w:val="50801AA3"/>
    <w:rsid w:val="5097222A"/>
    <w:rsid w:val="50975B0F"/>
    <w:rsid w:val="50A54F03"/>
    <w:rsid w:val="50A82C45"/>
    <w:rsid w:val="50AA0190"/>
    <w:rsid w:val="50AA4350"/>
    <w:rsid w:val="50C221A5"/>
    <w:rsid w:val="50C53715"/>
    <w:rsid w:val="50C54E7A"/>
    <w:rsid w:val="50C555A5"/>
    <w:rsid w:val="50CB2B10"/>
    <w:rsid w:val="50D44BE0"/>
    <w:rsid w:val="50DD59ED"/>
    <w:rsid w:val="50E33C7D"/>
    <w:rsid w:val="50E76945"/>
    <w:rsid w:val="50E96888"/>
    <w:rsid w:val="510756D0"/>
    <w:rsid w:val="511132C6"/>
    <w:rsid w:val="51181B78"/>
    <w:rsid w:val="51200A2D"/>
    <w:rsid w:val="513A1AEF"/>
    <w:rsid w:val="513F0EB0"/>
    <w:rsid w:val="51570432"/>
    <w:rsid w:val="51706577"/>
    <w:rsid w:val="517411D4"/>
    <w:rsid w:val="517702DF"/>
    <w:rsid w:val="51837F37"/>
    <w:rsid w:val="51862935"/>
    <w:rsid w:val="51954F77"/>
    <w:rsid w:val="51956D25"/>
    <w:rsid w:val="51961BF6"/>
    <w:rsid w:val="51A1632E"/>
    <w:rsid w:val="51A82B18"/>
    <w:rsid w:val="51A9190B"/>
    <w:rsid w:val="51AB0B68"/>
    <w:rsid w:val="51B95FB0"/>
    <w:rsid w:val="51C62F07"/>
    <w:rsid w:val="51C65288"/>
    <w:rsid w:val="51D65831"/>
    <w:rsid w:val="51E373FB"/>
    <w:rsid w:val="51E47CAD"/>
    <w:rsid w:val="51E84243"/>
    <w:rsid w:val="51F64B9F"/>
    <w:rsid w:val="51F872B4"/>
    <w:rsid w:val="52074B65"/>
    <w:rsid w:val="52087BF3"/>
    <w:rsid w:val="521D5006"/>
    <w:rsid w:val="521E7DE3"/>
    <w:rsid w:val="521F6F37"/>
    <w:rsid w:val="52416F89"/>
    <w:rsid w:val="52421718"/>
    <w:rsid w:val="52462715"/>
    <w:rsid w:val="52470F6A"/>
    <w:rsid w:val="5257490C"/>
    <w:rsid w:val="527032EE"/>
    <w:rsid w:val="527A416D"/>
    <w:rsid w:val="527C02AC"/>
    <w:rsid w:val="5288688A"/>
    <w:rsid w:val="5289407A"/>
    <w:rsid w:val="52AD4542"/>
    <w:rsid w:val="52B4142D"/>
    <w:rsid w:val="52C378C2"/>
    <w:rsid w:val="52C665FD"/>
    <w:rsid w:val="52DB4C0C"/>
    <w:rsid w:val="52E361B6"/>
    <w:rsid w:val="52E442D5"/>
    <w:rsid w:val="52E84BFA"/>
    <w:rsid w:val="52F932E4"/>
    <w:rsid w:val="5304427D"/>
    <w:rsid w:val="530E0782"/>
    <w:rsid w:val="530E3233"/>
    <w:rsid w:val="531225F7"/>
    <w:rsid w:val="531342F1"/>
    <w:rsid w:val="531351CF"/>
    <w:rsid w:val="53191419"/>
    <w:rsid w:val="53267C20"/>
    <w:rsid w:val="5327210E"/>
    <w:rsid w:val="532766FB"/>
    <w:rsid w:val="532E356D"/>
    <w:rsid w:val="533036F7"/>
    <w:rsid w:val="533B2F2E"/>
    <w:rsid w:val="53532907"/>
    <w:rsid w:val="535624E4"/>
    <w:rsid w:val="53584AD8"/>
    <w:rsid w:val="536956BA"/>
    <w:rsid w:val="53740BBC"/>
    <w:rsid w:val="53747FA8"/>
    <w:rsid w:val="537665AA"/>
    <w:rsid w:val="53966D85"/>
    <w:rsid w:val="539A1CC6"/>
    <w:rsid w:val="53A15333"/>
    <w:rsid w:val="53A2397B"/>
    <w:rsid w:val="53A40D3B"/>
    <w:rsid w:val="53AF2171"/>
    <w:rsid w:val="53B0100D"/>
    <w:rsid w:val="53B1262B"/>
    <w:rsid w:val="53BE670A"/>
    <w:rsid w:val="53D129E2"/>
    <w:rsid w:val="53D9109E"/>
    <w:rsid w:val="53E255A0"/>
    <w:rsid w:val="53EC14F6"/>
    <w:rsid w:val="53ED661C"/>
    <w:rsid w:val="53F8359B"/>
    <w:rsid w:val="53FC7E08"/>
    <w:rsid w:val="540168F4"/>
    <w:rsid w:val="5405275D"/>
    <w:rsid w:val="540E5BD4"/>
    <w:rsid w:val="54102FDB"/>
    <w:rsid w:val="541B40B9"/>
    <w:rsid w:val="54216F96"/>
    <w:rsid w:val="54332825"/>
    <w:rsid w:val="54502F0C"/>
    <w:rsid w:val="545A6004"/>
    <w:rsid w:val="545F177F"/>
    <w:rsid w:val="546B1FBF"/>
    <w:rsid w:val="546D0948"/>
    <w:rsid w:val="54890697"/>
    <w:rsid w:val="548C2CB1"/>
    <w:rsid w:val="54BF64DD"/>
    <w:rsid w:val="54D53152"/>
    <w:rsid w:val="54E77BB5"/>
    <w:rsid w:val="54E83E7D"/>
    <w:rsid w:val="54F40207"/>
    <w:rsid w:val="54F90031"/>
    <w:rsid w:val="54FF1030"/>
    <w:rsid w:val="55020825"/>
    <w:rsid w:val="550541C2"/>
    <w:rsid w:val="550B0B0B"/>
    <w:rsid w:val="550D3076"/>
    <w:rsid w:val="550E6709"/>
    <w:rsid w:val="552A4180"/>
    <w:rsid w:val="552D5BFB"/>
    <w:rsid w:val="55684751"/>
    <w:rsid w:val="557A23A3"/>
    <w:rsid w:val="558003F1"/>
    <w:rsid w:val="55825812"/>
    <w:rsid w:val="558426E7"/>
    <w:rsid w:val="558A0B6B"/>
    <w:rsid w:val="5596306C"/>
    <w:rsid w:val="559D089E"/>
    <w:rsid w:val="559F4616"/>
    <w:rsid w:val="55AE6580"/>
    <w:rsid w:val="55B26E4E"/>
    <w:rsid w:val="55BC4C41"/>
    <w:rsid w:val="55C220B3"/>
    <w:rsid w:val="55C90087"/>
    <w:rsid w:val="55EA33B8"/>
    <w:rsid w:val="55EC35D4"/>
    <w:rsid w:val="55F30798"/>
    <w:rsid w:val="55F737B0"/>
    <w:rsid w:val="560B3A5A"/>
    <w:rsid w:val="561072C2"/>
    <w:rsid w:val="561F5757"/>
    <w:rsid w:val="56344877"/>
    <w:rsid w:val="563449ED"/>
    <w:rsid w:val="563F54B2"/>
    <w:rsid w:val="56424FA2"/>
    <w:rsid w:val="564E7DEA"/>
    <w:rsid w:val="565753CA"/>
    <w:rsid w:val="565A15FC"/>
    <w:rsid w:val="565F5B54"/>
    <w:rsid w:val="56706494"/>
    <w:rsid w:val="56725887"/>
    <w:rsid w:val="567809C3"/>
    <w:rsid w:val="567C4AF9"/>
    <w:rsid w:val="56A11917"/>
    <w:rsid w:val="56A63783"/>
    <w:rsid w:val="56A95021"/>
    <w:rsid w:val="56A96DCF"/>
    <w:rsid w:val="56B523E4"/>
    <w:rsid w:val="56CE08B4"/>
    <w:rsid w:val="57034731"/>
    <w:rsid w:val="5710468C"/>
    <w:rsid w:val="57182E80"/>
    <w:rsid w:val="571A7A1F"/>
    <w:rsid w:val="572A76B2"/>
    <w:rsid w:val="572F19CA"/>
    <w:rsid w:val="5738773E"/>
    <w:rsid w:val="57471324"/>
    <w:rsid w:val="57511940"/>
    <w:rsid w:val="57572B9F"/>
    <w:rsid w:val="57644194"/>
    <w:rsid w:val="57653655"/>
    <w:rsid w:val="576D604E"/>
    <w:rsid w:val="5772346F"/>
    <w:rsid w:val="57762CC5"/>
    <w:rsid w:val="577E64AD"/>
    <w:rsid w:val="578F4217"/>
    <w:rsid w:val="579655A5"/>
    <w:rsid w:val="57984EF6"/>
    <w:rsid w:val="57A23F4A"/>
    <w:rsid w:val="57A33DBD"/>
    <w:rsid w:val="57A633F2"/>
    <w:rsid w:val="57B95737"/>
    <w:rsid w:val="57BC60D6"/>
    <w:rsid w:val="57C77A64"/>
    <w:rsid w:val="57CA2D70"/>
    <w:rsid w:val="57D961AD"/>
    <w:rsid w:val="57E521BA"/>
    <w:rsid w:val="57EE718F"/>
    <w:rsid w:val="57F347A6"/>
    <w:rsid w:val="57FF28BC"/>
    <w:rsid w:val="580522C7"/>
    <w:rsid w:val="58070A5D"/>
    <w:rsid w:val="580E3ADA"/>
    <w:rsid w:val="581B1C52"/>
    <w:rsid w:val="58247055"/>
    <w:rsid w:val="5827194A"/>
    <w:rsid w:val="582F7751"/>
    <w:rsid w:val="58353010"/>
    <w:rsid w:val="58492617"/>
    <w:rsid w:val="58523BC2"/>
    <w:rsid w:val="585D2567"/>
    <w:rsid w:val="58825882"/>
    <w:rsid w:val="588719DC"/>
    <w:rsid w:val="58881CA7"/>
    <w:rsid w:val="589010F4"/>
    <w:rsid w:val="58AD0B1F"/>
    <w:rsid w:val="58AE691E"/>
    <w:rsid w:val="58B303D9"/>
    <w:rsid w:val="58B35B51"/>
    <w:rsid w:val="58B35F8F"/>
    <w:rsid w:val="58B507D8"/>
    <w:rsid w:val="58BA3515"/>
    <w:rsid w:val="58C372DB"/>
    <w:rsid w:val="58D12040"/>
    <w:rsid w:val="58DF4D2A"/>
    <w:rsid w:val="58E42340"/>
    <w:rsid w:val="58EB1921"/>
    <w:rsid w:val="58EE22B3"/>
    <w:rsid w:val="58F20F01"/>
    <w:rsid w:val="58FB6B3E"/>
    <w:rsid w:val="590638BB"/>
    <w:rsid w:val="590824D3"/>
    <w:rsid w:val="590B1FC3"/>
    <w:rsid w:val="590D7AE9"/>
    <w:rsid w:val="591F2238"/>
    <w:rsid w:val="59345076"/>
    <w:rsid w:val="5939664C"/>
    <w:rsid w:val="59457283"/>
    <w:rsid w:val="59462D2E"/>
    <w:rsid w:val="59481573"/>
    <w:rsid w:val="594D183A"/>
    <w:rsid w:val="59503D81"/>
    <w:rsid w:val="597B7895"/>
    <w:rsid w:val="597E0514"/>
    <w:rsid w:val="5988716F"/>
    <w:rsid w:val="59A948AF"/>
    <w:rsid w:val="59B14918"/>
    <w:rsid w:val="59D2663D"/>
    <w:rsid w:val="59DB1995"/>
    <w:rsid w:val="59E36A9C"/>
    <w:rsid w:val="59EA7E2A"/>
    <w:rsid w:val="59EF71EF"/>
    <w:rsid w:val="5A03458F"/>
    <w:rsid w:val="5A0911FD"/>
    <w:rsid w:val="5A0A227A"/>
    <w:rsid w:val="5A1976E0"/>
    <w:rsid w:val="5A33343B"/>
    <w:rsid w:val="5A3E3CD2"/>
    <w:rsid w:val="5A482DDD"/>
    <w:rsid w:val="5A6F20DD"/>
    <w:rsid w:val="5A837DE0"/>
    <w:rsid w:val="5A8646B8"/>
    <w:rsid w:val="5A866633"/>
    <w:rsid w:val="5A957D96"/>
    <w:rsid w:val="5A967F97"/>
    <w:rsid w:val="5AA96505"/>
    <w:rsid w:val="5AB973DB"/>
    <w:rsid w:val="5ABF4E13"/>
    <w:rsid w:val="5AC95C92"/>
    <w:rsid w:val="5ACC1E41"/>
    <w:rsid w:val="5AD6477C"/>
    <w:rsid w:val="5AE85AFD"/>
    <w:rsid w:val="5AE96D33"/>
    <w:rsid w:val="5AEB2D7B"/>
    <w:rsid w:val="5AF937F2"/>
    <w:rsid w:val="5B02252E"/>
    <w:rsid w:val="5B15718D"/>
    <w:rsid w:val="5B37709F"/>
    <w:rsid w:val="5B386973"/>
    <w:rsid w:val="5B461090"/>
    <w:rsid w:val="5B4A0282"/>
    <w:rsid w:val="5B5129ED"/>
    <w:rsid w:val="5B526151"/>
    <w:rsid w:val="5B61411C"/>
    <w:rsid w:val="5B7430E7"/>
    <w:rsid w:val="5B7E4CCE"/>
    <w:rsid w:val="5B811EE9"/>
    <w:rsid w:val="5B85605C"/>
    <w:rsid w:val="5B865931"/>
    <w:rsid w:val="5B8816A9"/>
    <w:rsid w:val="5B965F9F"/>
    <w:rsid w:val="5B995664"/>
    <w:rsid w:val="5BAD110F"/>
    <w:rsid w:val="5BBA4E81"/>
    <w:rsid w:val="5BCC2315"/>
    <w:rsid w:val="5BD7295B"/>
    <w:rsid w:val="5BDB2823"/>
    <w:rsid w:val="5BDF1BB4"/>
    <w:rsid w:val="5BEA560C"/>
    <w:rsid w:val="5C043425"/>
    <w:rsid w:val="5C147195"/>
    <w:rsid w:val="5C52291A"/>
    <w:rsid w:val="5C654D27"/>
    <w:rsid w:val="5C6C0FA5"/>
    <w:rsid w:val="5C7B2FBB"/>
    <w:rsid w:val="5C8D7611"/>
    <w:rsid w:val="5C99267C"/>
    <w:rsid w:val="5CA40764"/>
    <w:rsid w:val="5CA85B1A"/>
    <w:rsid w:val="5CB87D6C"/>
    <w:rsid w:val="5CBA40AD"/>
    <w:rsid w:val="5CBA7F88"/>
    <w:rsid w:val="5CC76201"/>
    <w:rsid w:val="5CE344C0"/>
    <w:rsid w:val="5CF46858"/>
    <w:rsid w:val="5CF46895"/>
    <w:rsid w:val="5CFF2912"/>
    <w:rsid w:val="5D2B447A"/>
    <w:rsid w:val="5D30024A"/>
    <w:rsid w:val="5D311402"/>
    <w:rsid w:val="5D3F4F67"/>
    <w:rsid w:val="5D455CDF"/>
    <w:rsid w:val="5D457532"/>
    <w:rsid w:val="5D475E27"/>
    <w:rsid w:val="5D5166A8"/>
    <w:rsid w:val="5D577585"/>
    <w:rsid w:val="5D6031E9"/>
    <w:rsid w:val="5D6238E0"/>
    <w:rsid w:val="5D656145"/>
    <w:rsid w:val="5D6F4463"/>
    <w:rsid w:val="5D6F5686"/>
    <w:rsid w:val="5D7125CF"/>
    <w:rsid w:val="5D7428E9"/>
    <w:rsid w:val="5D7672ED"/>
    <w:rsid w:val="5D812854"/>
    <w:rsid w:val="5D893F99"/>
    <w:rsid w:val="5D91602E"/>
    <w:rsid w:val="5D992773"/>
    <w:rsid w:val="5D9F6E1E"/>
    <w:rsid w:val="5DBB5D65"/>
    <w:rsid w:val="5DCD3CEB"/>
    <w:rsid w:val="5DCF35BF"/>
    <w:rsid w:val="5DD72473"/>
    <w:rsid w:val="5DD76917"/>
    <w:rsid w:val="5DE74DAC"/>
    <w:rsid w:val="5DEA23EF"/>
    <w:rsid w:val="5DED1C97"/>
    <w:rsid w:val="5DF70E4E"/>
    <w:rsid w:val="5DFF5189"/>
    <w:rsid w:val="5E035547"/>
    <w:rsid w:val="5E0E4226"/>
    <w:rsid w:val="5E2F0745"/>
    <w:rsid w:val="5E345B18"/>
    <w:rsid w:val="5E56783C"/>
    <w:rsid w:val="5E5B22B9"/>
    <w:rsid w:val="5E5E642F"/>
    <w:rsid w:val="5E6B6091"/>
    <w:rsid w:val="5E860653"/>
    <w:rsid w:val="5E8E5228"/>
    <w:rsid w:val="5EA26F25"/>
    <w:rsid w:val="5EBD6E4B"/>
    <w:rsid w:val="5ECF09B0"/>
    <w:rsid w:val="5ECF20A1"/>
    <w:rsid w:val="5ED6272A"/>
    <w:rsid w:val="5EDF3CD6"/>
    <w:rsid w:val="5EF12658"/>
    <w:rsid w:val="5EF510A5"/>
    <w:rsid w:val="5F04373C"/>
    <w:rsid w:val="5F1C354C"/>
    <w:rsid w:val="5F37766E"/>
    <w:rsid w:val="5F5715A6"/>
    <w:rsid w:val="5F6854E4"/>
    <w:rsid w:val="5F784967"/>
    <w:rsid w:val="5F7D704B"/>
    <w:rsid w:val="5F9F5897"/>
    <w:rsid w:val="5FA82319"/>
    <w:rsid w:val="5FA95EAA"/>
    <w:rsid w:val="5FB01347"/>
    <w:rsid w:val="5FC353A5"/>
    <w:rsid w:val="5FCA35B8"/>
    <w:rsid w:val="5FCF3D4A"/>
    <w:rsid w:val="5FE71383"/>
    <w:rsid w:val="5FF05923"/>
    <w:rsid w:val="5FF53085"/>
    <w:rsid w:val="5FFD7628"/>
    <w:rsid w:val="5FFE018B"/>
    <w:rsid w:val="600353B7"/>
    <w:rsid w:val="600450EA"/>
    <w:rsid w:val="600B0EC7"/>
    <w:rsid w:val="601F0B2B"/>
    <w:rsid w:val="602D281F"/>
    <w:rsid w:val="602E06E1"/>
    <w:rsid w:val="603C7DF4"/>
    <w:rsid w:val="60423169"/>
    <w:rsid w:val="604A33D1"/>
    <w:rsid w:val="60543557"/>
    <w:rsid w:val="605D7E8C"/>
    <w:rsid w:val="60744D72"/>
    <w:rsid w:val="607B7A2E"/>
    <w:rsid w:val="607E390A"/>
    <w:rsid w:val="608763D3"/>
    <w:rsid w:val="608B1BF7"/>
    <w:rsid w:val="608D74C4"/>
    <w:rsid w:val="608E7761"/>
    <w:rsid w:val="60A12EE1"/>
    <w:rsid w:val="60A2320D"/>
    <w:rsid w:val="60A9459B"/>
    <w:rsid w:val="60B847DE"/>
    <w:rsid w:val="60C610D4"/>
    <w:rsid w:val="60CE4002"/>
    <w:rsid w:val="60D02B0B"/>
    <w:rsid w:val="60D07D7A"/>
    <w:rsid w:val="60DD2497"/>
    <w:rsid w:val="60FB67E2"/>
    <w:rsid w:val="6117731B"/>
    <w:rsid w:val="61336661"/>
    <w:rsid w:val="61341E2C"/>
    <w:rsid w:val="613B32BD"/>
    <w:rsid w:val="6142577D"/>
    <w:rsid w:val="61453B98"/>
    <w:rsid w:val="614813F8"/>
    <w:rsid w:val="614B38A4"/>
    <w:rsid w:val="615B4003"/>
    <w:rsid w:val="615E27D0"/>
    <w:rsid w:val="616044A2"/>
    <w:rsid w:val="61613DE8"/>
    <w:rsid w:val="61617D00"/>
    <w:rsid w:val="61774699"/>
    <w:rsid w:val="61782763"/>
    <w:rsid w:val="619558D6"/>
    <w:rsid w:val="61A86601"/>
    <w:rsid w:val="61BA4586"/>
    <w:rsid w:val="61CD7B81"/>
    <w:rsid w:val="61D03DA9"/>
    <w:rsid w:val="61D45041"/>
    <w:rsid w:val="61D61932"/>
    <w:rsid w:val="61ED04B8"/>
    <w:rsid w:val="6220088D"/>
    <w:rsid w:val="622418BF"/>
    <w:rsid w:val="623C027D"/>
    <w:rsid w:val="624E25AF"/>
    <w:rsid w:val="626B762E"/>
    <w:rsid w:val="62764474"/>
    <w:rsid w:val="627768A8"/>
    <w:rsid w:val="627838A0"/>
    <w:rsid w:val="62894684"/>
    <w:rsid w:val="628A1B19"/>
    <w:rsid w:val="628D57F7"/>
    <w:rsid w:val="629848C7"/>
    <w:rsid w:val="62A770CD"/>
    <w:rsid w:val="62B611F1"/>
    <w:rsid w:val="62C236F2"/>
    <w:rsid w:val="62CF102D"/>
    <w:rsid w:val="62DF5DD4"/>
    <w:rsid w:val="62E5550A"/>
    <w:rsid w:val="62E96ED1"/>
    <w:rsid w:val="62EE5D7F"/>
    <w:rsid w:val="63065CD5"/>
    <w:rsid w:val="630B5719"/>
    <w:rsid w:val="6321720B"/>
    <w:rsid w:val="634825E4"/>
    <w:rsid w:val="63624C47"/>
    <w:rsid w:val="636548B8"/>
    <w:rsid w:val="63765F2D"/>
    <w:rsid w:val="638721C4"/>
    <w:rsid w:val="638D0A65"/>
    <w:rsid w:val="638D0DD8"/>
    <w:rsid w:val="639257BA"/>
    <w:rsid w:val="63972DD1"/>
    <w:rsid w:val="639F7513"/>
    <w:rsid w:val="63A92B04"/>
    <w:rsid w:val="63B533BB"/>
    <w:rsid w:val="63B63177"/>
    <w:rsid w:val="63BC6393"/>
    <w:rsid w:val="63CB3AB3"/>
    <w:rsid w:val="63D45939"/>
    <w:rsid w:val="63E045A2"/>
    <w:rsid w:val="63E266FD"/>
    <w:rsid w:val="63EE50E8"/>
    <w:rsid w:val="63F44046"/>
    <w:rsid w:val="63F47509"/>
    <w:rsid w:val="63F975E8"/>
    <w:rsid w:val="63FF2724"/>
    <w:rsid w:val="640468AA"/>
    <w:rsid w:val="640B10C9"/>
    <w:rsid w:val="640D642F"/>
    <w:rsid w:val="640F6E0B"/>
    <w:rsid w:val="64137F7D"/>
    <w:rsid w:val="64177A6E"/>
    <w:rsid w:val="6428049B"/>
    <w:rsid w:val="642804D7"/>
    <w:rsid w:val="64297466"/>
    <w:rsid w:val="642A060D"/>
    <w:rsid w:val="643F0B29"/>
    <w:rsid w:val="644663AD"/>
    <w:rsid w:val="6449720A"/>
    <w:rsid w:val="6455525E"/>
    <w:rsid w:val="64575637"/>
    <w:rsid w:val="645A5BAC"/>
    <w:rsid w:val="645A6979"/>
    <w:rsid w:val="645C36D2"/>
    <w:rsid w:val="64653612"/>
    <w:rsid w:val="646B597A"/>
    <w:rsid w:val="646D7847"/>
    <w:rsid w:val="647924D6"/>
    <w:rsid w:val="64875FB1"/>
    <w:rsid w:val="6491106B"/>
    <w:rsid w:val="64A07A63"/>
    <w:rsid w:val="64A537E1"/>
    <w:rsid w:val="64A67008"/>
    <w:rsid w:val="64AA18B6"/>
    <w:rsid w:val="64B434C9"/>
    <w:rsid w:val="64BB04A7"/>
    <w:rsid w:val="64CC6AAA"/>
    <w:rsid w:val="64DB65D9"/>
    <w:rsid w:val="64E02025"/>
    <w:rsid w:val="64F25DE5"/>
    <w:rsid w:val="650F58C0"/>
    <w:rsid w:val="65200BA4"/>
    <w:rsid w:val="652310DA"/>
    <w:rsid w:val="652548A7"/>
    <w:rsid w:val="65390AAF"/>
    <w:rsid w:val="654E74BF"/>
    <w:rsid w:val="655B2F90"/>
    <w:rsid w:val="655C7008"/>
    <w:rsid w:val="65685EAF"/>
    <w:rsid w:val="657A02B4"/>
    <w:rsid w:val="658241A9"/>
    <w:rsid w:val="6582716B"/>
    <w:rsid w:val="65913850"/>
    <w:rsid w:val="65A76BCF"/>
    <w:rsid w:val="65B65064"/>
    <w:rsid w:val="65C415C7"/>
    <w:rsid w:val="65E25E59"/>
    <w:rsid w:val="65E50AC2"/>
    <w:rsid w:val="65E6594A"/>
    <w:rsid w:val="65EB7404"/>
    <w:rsid w:val="65FA50EA"/>
    <w:rsid w:val="65FE5BCA"/>
    <w:rsid w:val="661337ED"/>
    <w:rsid w:val="6640108F"/>
    <w:rsid w:val="66442670"/>
    <w:rsid w:val="664D59C9"/>
    <w:rsid w:val="66763171"/>
    <w:rsid w:val="66772A46"/>
    <w:rsid w:val="66826A6F"/>
    <w:rsid w:val="66827965"/>
    <w:rsid w:val="669E2A94"/>
    <w:rsid w:val="66C7096D"/>
    <w:rsid w:val="66C91E4E"/>
    <w:rsid w:val="66CF4630"/>
    <w:rsid w:val="66D9725C"/>
    <w:rsid w:val="66E258FF"/>
    <w:rsid w:val="66E520A5"/>
    <w:rsid w:val="66F9345B"/>
    <w:rsid w:val="6700439A"/>
    <w:rsid w:val="67173A89"/>
    <w:rsid w:val="672952C6"/>
    <w:rsid w:val="672E75A8"/>
    <w:rsid w:val="67340937"/>
    <w:rsid w:val="67442A8C"/>
    <w:rsid w:val="6764121C"/>
    <w:rsid w:val="67674868"/>
    <w:rsid w:val="676F7BC1"/>
    <w:rsid w:val="67784CC7"/>
    <w:rsid w:val="677F2E79"/>
    <w:rsid w:val="679A69EC"/>
    <w:rsid w:val="67C05CEB"/>
    <w:rsid w:val="67C55975"/>
    <w:rsid w:val="67C86CDD"/>
    <w:rsid w:val="67DC107E"/>
    <w:rsid w:val="67F56318"/>
    <w:rsid w:val="6804655B"/>
    <w:rsid w:val="68064081"/>
    <w:rsid w:val="681A3FD0"/>
    <w:rsid w:val="681A7B2C"/>
    <w:rsid w:val="683055A2"/>
    <w:rsid w:val="683A76F4"/>
    <w:rsid w:val="683B7078"/>
    <w:rsid w:val="683D6468"/>
    <w:rsid w:val="68477294"/>
    <w:rsid w:val="687234C5"/>
    <w:rsid w:val="68757459"/>
    <w:rsid w:val="68815DFE"/>
    <w:rsid w:val="68866B0F"/>
    <w:rsid w:val="688D6550"/>
    <w:rsid w:val="68AD09A1"/>
    <w:rsid w:val="68B43ADD"/>
    <w:rsid w:val="68BB1F19"/>
    <w:rsid w:val="68C1444C"/>
    <w:rsid w:val="68C305E8"/>
    <w:rsid w:val="68D75A50"/>
    <w:rsid w:val="68E1689C"/>
    <w:rsid w:val="68EC62D5"/>
    <w:rsid w:val="68EE19F4"/>
    <w:rsid w:val="691C5D37"/>
    <w:rsid w:val="69203A69"/>
    <w:rsid w:val="692A0243"/>
    <w:rsid w:val="695232F6"/>
    <w:rsid w:val="695F613F"/>
    <w:rsid w:val="69653029"/>
    <w:rsid w:val="69684D49"/>
    <w:rsid w:val="69874F2A"/>
    <w:rsid w:val="69A64BCA"/>
    <w:rsid w:val="69B518D5"/>
    <w:rsid w:val="69B53FB1"/>
    <w:rsid w:val="69BB37B4"/>
    <w:rsid w:val="69CB4688"/>
    <w:rsid w:val="69D134F0"/>
    <w:rsid w:val="69E14DA6"/>
    <w:rsid w:val="69E2467A"/>
    <w:rsid w:val="69ED3DE4"/>
    <w:rsid w:val="6A041100"/>
    <w:rsid w:val="6A2F1733"/>
    <w:rsid w:val="6A32399C"/>
    <w:rsid w:val="6A3749C6"/>
    <w:rsid w:val="6A4143AF"/>
    <w:rsid w:val="6A5D1F52"/>
    <w:rsid w:val="6A627569"/>
    <w:rsid w:val="6A69339A"/>
    <w:rsid w:val="6A6B28C1"/>
    <w:rsid w:val="6A771266"/>
    <w:rsid w:val="6A785127"/>
    <w:rsid w:val="6A8879C5"/>
    <w:rsid w:val="6A907E3E"/>
    <w:rsid w:val="6AB778B5"/>
    <w:rsid w:val="6AC81AC2"/>
    <w:rsid w:val="6AD246EE"/>
    <w:rsid w:val="6AEA02A9"/>
    <w:rsid w:val="6AEB16A0"/>
    <w:rsid w:val="6AEF52A0"/>
    <w:rsid w:val="6AF02DC7"/>
    <w:rsid w:val="6AF26B3F"/>
    <w:rsid w:val="6AFF2481"/>
    <w:rsid w:val="6B113469"/>
    <w:rsid w:val="6B146AB5"/>
    <w:rsid w:val="6B32518D"/>
    <w:rsid w:val="6B3B6738"/>
    <w:rsid w:val="6B4078AA"/>
    <w:rsid w:val="6B463AD1"/>
    <w:rsid w:val="6B4D1FC7"/>
    <w:rsid w:val="6B5C045C"/>
    <w:rsid w:val="6B6E213C"/>
    <w:rsid w:val="6B7E3A6B"/>
    <w:rsid w:val="6B8F25E0"/>
    <w:rsid w:val="6B8F7699"/>
    <w:rsid w:val="6B956202"/>
    <w:rsid w:val="6B975E2B"/>
    <w:rsid w:val="6B99345E"/>
    <w:rsid w:val="6BAF5656"/>
    <w:rsid w:val="6BB4390C"/>
    <w:rsid w:val="6BBB5183"/>
    <w:rsid w:val="6BC404DB"/>
    <w:rsid w:val="6BCC7390"/>
    <w:rsid w:val="6BCC758B"/>
    <w:rsid w:val="6BDF750B"/>
    <w:rsid w:val="6BE86A0E"/>
    <w:rsid w:val="6BEE50BB"/>
    <w:rsid w:val="6BF1329A"/>
    <w:rsid w:val="6BF32B6E"/>
    <w:rsid w:val="6C0528A2"/>
    <w:rsid w:val="6C0D009B"/>
    <w:rsid w:val="6C1A00FB"/>
    <w:rsid w:val="6C2079BA"/>
    <w:rsid w:val="6C281098"/>
    <w:rsid w:val="6C2E3BA6"/>
    <w:rsid w:val="6C3D203B"/>
    <w:rsid w:val="6C583CAD"/>
    <w:rsid w:val="6C5D56EC"/>
    <w:rsid w:val="6C69396B"/>
    <w:rsid w:val="6C8E1B4E"/>
    <w:rsid w:val="6C951E77"/>
    <w:rsid w:val="6C9B79FA"/>
    <w:rsid w:val="6CAE4CE7"/>
    <w:rsid w:val="6CBC7404"/>
    <w:rsid w:val="6CBF0EFA"/>
    <w:rsid w:val="6CC557DC"/>
    <w:rsid w:val="6CC8224D"/>
    <w:rsid w:val="6CD47E6C"/>
    <w:rsid w:val="6CDA3D2E"/>
    <w:rsid w:val="6CDA788A"/>
    <w:rsid w:val="6CE4695B"/>
    <w:rsid w:val="6CF03552"/>
    <w:rsid w:val="6CF40233"/>
    <w:rsid w:val="6D27219D"/>
    <w:rsid w:val="6D272885"/>
    <w:rsid w:val="6D316042"/>
    <w:rsid w:val="6D3D76B7"/>
    <w:rsid w:val="6D45564C"/>
    <w:rsid w:val="6D5F34AF"/>
    <w:rsid w:val="6D617FAC"/>
    <w:rsid w:val="6D6931FE"/>
    <w:rsid w:val="6D7101EF"/>
    <w:rsid w:val="6D750972"/>
    <w:rsid w:val="6D7D683A"/>
    <w:rsid w:val="6D981B66"/>
    <w:rsid w:val="6DA1029D"/>
    <w:rsid w:val="6DA46816"/>
    <w:rsid w:val="6DA60D73"/>
    <w:rsid w:val="6DAC7479"/>
    <w:rsid w:val="6DC6521F"/>
    <w:rsid w:val="6DEC3D19"/>
    <w:rsid w:val="6DF64B98"/>
    <w:rsid w:val="6DFB0400"/>
    <w:rsid w:val="6E012965"/>
    <w:rsid w:val="6E020C56"/>
    <w:rsid w:val="6E494CC8"/>
    <w:rsid w:val="6E7F3722"/>
    <w:rsid w:val="6E7F4B8D"/>
    <w:rsid w:val="6E874863"/>
    <w:rsid w:val="6E934195"/>
    <w:rsid w:val="6E9C4546"/>
    <w:rsid w:val="6EA168B2"/>
    <w:rsid w:val="6EA4264A"/>
    <w:rsid w:val="6EA73487"/>
    <w:rsid w:val="6ECB6989"/>
    <w:rsid w:val="6ED1680A"/>
    <w:rsid w:val="6ED626A8"/>
    <w:rsid w:val="6EDE55C9"/>
    <w:rsid w:val="6F027B2A"/>
    <w:rsid w:val="6F282B2F"/>
    <w:rsid w:val="6F316EDD"/>
    <w:rsid w:val="6F370FC4"/>
    <w:rsid w:val="6F3B4F58"/>
    <w:rsid w:val="6F4E2C54"/>
    <w:rsid w:val="6F51652A"/>
    <w:rsid w:val="6F5778B8"/>
    <w:rsid w:val="6F6817EF"/>
    <w:rsid w:val="6F855D19"/>
    <w:rsid w:val="6F904BA3"/>
    <w:rsid w:val="6F932245"/>
    <w:rsid w:val="6FA510B8"/>
    <w:rsid w:val="6FB203BD"/>
    <w:rsid w:val="6FBC733D"/>
    <w:rsid w:val="6FBD1F52"/>
    <w:rsid w:val="6FBD7958"/>
    <w:rsid w:val="6FC17DC8"/>
    <w:rsid w:val="6FF63613"/>
    <w:rsid w:val="6FFC6C3F"/>
    <w:rsid w:val="70047F02"/>
    <w:rsid w:val="700510C2"/>
    <w:rsid w:val="70057988"/>
    <w:rsid w:val="7015279B"/>
    <w:rsid w:val="701C733C"/>
    <w:rsid w:val="703F0766"/>
    <w:rsid w:val="70500165"/>
    <w:rsid w:val="70691651"/>
    <w:rsid w:val="706978A3"/>
    <w:rsid w:val="70851AB7"/>
    <w:rsid w:val="70943B62"/>
    <w:rsid w:val="70A4036A"/>
    <w:rsid w:val="70B45F31"/>
    <w:rsid w:val="70B8499A"/>
    <w:rsid w:val="70C05CFD"/>
    <w:rsid w:val="70C90342"/>
    <w:rsid w:val="70D63749"/>
    <w:rsid w:val="70DF5DB7"/>
    <w:rsid w:val="70E15972"/>
    <w:rsid w:val="71052712"/>
    <w:rsid w:val="710F044A"/>
    <w:rsid w:val="711726A0"/>
    <w:rsid w:val="711A6171"/>
    <w:rsid w:val="71356553"/>
    <w:rsid w:val="71412681"/>
    <w:rsid w:val="714D4ACF"/>
    <w:rsid w:val="71573B9F"/>
    <w:rsid w:val="715E0CB9"/>
    <w:rsid w:val="715E4F2E"/>
    <w:rsid w:val="71826481"/>
    <w:rsid w:val="71922E29"/>
    <w:rsid w:val="719418BD"/>
    <w:rsid w:val="71A94D21"/>
    <w:rsid w:val="71AD37BF"/>
    <w:rsid w:val="71AD7C63"/>
    <w:rsid w:val="71B96608"/>
    <w:rsid w:val="71C31235"/>
    <w:rsid w:val="71CD79BE"/>
    <w:rsid w:val="71ED6D0F"/>
    <w:rsid w:val="71FA7299"/>
    <w:rsid w:val="720B31DD"/>
    <w:rsid w:val="723A2045"/>
    <w:rsid w:val="724D022D"/>
    <w:rsid w:val="724E0963"/>
    <w:rsid w:val="72534572"/>
    <w:rsid w:val="72683C9E"/>
    <w:rsid w:val="72711676"/>
    <w:rsid w:val="728C4A86"/>
    <w:rsid w:val="729B5AF7"/>
    <w:rsid w:val="729D1A86"/>
    <w:rsid w:val="72AB2147"/>
    <w:rsid w:val="72AB5F51"/>
    <w:rsid w:val="72B10B0C"/>
    <w:rsid w:val="72CA214F"/>
    <w:rsid w:val="72CC4119"/>
    <w:rsid w:val="72DE3EEB"/>
    <w:rsid w:val="72E96A79"/>
    <w:rsid w:val="72F62F44"/>
    <w:rsid w:val="73025D8D"/>
    <w:rsid w:val="730A66DD"/>
    <w:rsid w:val="732B13E7"/>
    <w:rsid w:val="732F38DF"/>
    <w:rsid w:val="733A1083"/>
    <w:rsid w:val="73471BC6"/>
    <w:rsid w:val="73491C14"/>
    <w:rsid w:val="734B3290"/>
    <w:rsid w:val="734B4021"/>
    <w:rsid w:val="734B50FA"/>
    <w:rsid w:val="735008A6"/>
    <w:rsid w:val="73567143"/>
    <w:rsid w:val="735760D9"/>
    <w:rsid w:val="73645D8E"/>
    <w:rsid w:val="738D17B8"/>
    <w:rsid w:val="73922C6D"/>
    <w:rsid w:val="73942E89"/>
    <w:rsid w:val="73BB6668"/>
    <w:rsid w:val="73D509D0"/>
    <w:rsid w:val="73E060CE"/>
    <w:rsid w:val="73F03BAE"/>
    <w:rsid w:val="73F67FF1"/>
    <w:rsid w:val="73F801FC"/>
    <w:rsid w:val="74005950"/>
    <w:rsid w:val="74157F65"/>
    <w:rsid w:val="74177616"/>
    <w:rsid w:val="741B2C62"/>
    <w:rsid w:val="7420471D"/>
    <w:rsid w:val="74253E6F"/>
    <w:rsid w:val="74292673"/>
    <w:rsid w:val="742939C0"/>
    <w:rsid w:val="742F0606"/>
    <w:rsid w:val="743B73C3"/>
    <w:rsid w:val="74424693"/>
    <w:rsid w:val="744B70FD"/>
    <w:rsid w:val="7450057B"/>
    <w:rsid w:val="74566F42"/>
    <w:rsid w:val="745E5245"/>
    <w:rsid w:val="74620891"/>
    <w:rsid w:val="74644D09"/>
    <w:rsid w:val="747131CA"/>
    <w:rsid w:val="74741324"/>
    <w:rsid w:val="747B4785"/>
    <w:rsid w:val="74956E9F"/>
    <w:rsid w:val="74A0585D"/>
    <w:rsid w:val="74B65927"/>
    <w:rsid w:val="74C90910"/>
    <w:rsid w:val="74CA57B5"/>
    <w:rsid w:val="74E120FE"/>
    <w:rsid w:val="74E46B56"/>
    <w:rsid w:val="74F33BDF"/>
    <w:rsid w:val="74FA6D1C"/>
    <w:rsid w:val="75041019"/>
    <w:rsid w:val="7509634C"/>
    <w:rsid w:val="750B5716"/>
    <w:rsid w:val="7524023C"/>
    <w:rsid w:val="75284986"/>
    <w:rsid w:val="75330480"/>
    <w:rsid w:val="75410DEE"/>
    <w:rsid w:val="75462718"/>
    <w:rsid w:val="754B57C9"/>
    <w:rsid w:val="75630D65"/>
    <w:rsid w:val="75636DC4"/>
    <w:rsid w:val="759A2C86"/>
    <w:rsid w:val="75A606A0"/>
    <w:rsid w:val="75B570E6"/>
    <w:rsid w:val="75C208CB"/>
    <w:rsid w:val="75E04A7D"/>
    <w:rsid w:val="75ED6880"/>
    <w:rsid w:val="75F40514"/>
    <w:rsid w:val="75F45E61"/>
    <w:rsid w:val="7605114A"/>
    <w:rsid w:val="76236746"/>
    <w:rsid w:val="76270659"/>
    <w:rsid w:val="763B3A90"/>
    <w:rsid w:val="764759FD"/>
    <w:rsid w:val="76481D09"/>
    <w:rsid w:val="76516E0F"/>
    <w:rsid w:val="76530DD9"/>
    <w:rsid w:val="765B5EE0"/>
    <w:rsid w:val="7660403B"/>
    <w:rsid w:val="766F0B4C"/>
    <w:rsid w:val="76837591"/>
    <w:rsid w:val="76912B5E"/>
    <w:rsid w:val="76AF5C16"/>
    <w:rsid w:val="76B33626"/>
    <w:rsid w:val="76B73A71"/>
    <w:rsid w:val="76CC0B8C"/>
    <w:rsid w:val="76CE3648"/>
    <w:rsid w:val="76CE4D8D"/>
    <w:rsid w:val="76D31F1A"/>
    <w:rsid w:val="76DA4A51"/>
    <w:rsid w:val="76DB0DCF"/>
    <w:rsid w:val="76DD4B47"/>
    <w:rsid w:val="76E11D92"/>
    <w:rsid w:val="76E61C4D"/>
    <w:rsid w:val="76E80D79"/>
    <w:rsid w:val="76EE4BCB"/>
    <w:rsid w:val="76EF03D6"/>
    <w:rsid w:val="76F62EB5"/>
    <w:rsid w:val="7715608F"/>
    <w:rsid w:val="771D13E7"/>
    <w:rsid w:val="7735677E"/>
    <w:rsid w:val="773C7ABF"/>
    <w:rsid w:val="77420E4E"/>
    <w:rsid w:val="77495A25"/>
    <w:rsid w:val="775057CC"/>
    <w:rsid w:val="77672E8D"/>
    <w:rsid w:val="77A85B04"/>
    <w:rsid w:val="77AB07A1"/>
    <w:rsid w:val="77DD3640"/>
    <w:rsid w:val="77E37F3B"/>
    <w:rsid w:val="77EC1496"/>
    <w:rsid w:val="78085BF3"/>
    <w:rsid w:val="78112CFA"/>
    <w:rsid w:val="78262BC8"/>
    <w:rsid w:val="78276A6F"/>
    <w:rsid w:val="78280C9E"/>
    <w:rsid w:val="78520C1D"/>
    <w:rsid w:val="786045D6"/>
    <w:rsid w:val="787845EC"/>
    <w:rsid w:val="78785895"/>
    <w:rsid w:val="787B4617"/>
    <w:rsid w:val="788C3154"/>
    <w:rsid w:val="78A029F4"/>
    <w:rsid w:val="78AD3779"/>
    <w:rsid w:val="78CE2999"/>
    <w:rsid w:val="78D36CFB"/>
    <w:rsid w:val="78DE29FC"/>
    <w:rsid w:val="78E2520F"/>
    <w:rsid w:val="78EA70A7"/>
    <w:rsid w:val="79045A1E"/>
    <w:rsid w:val="79050385"/>
    <w:rsid w:val="7908773D"/>
    <w:rsid w:val="790D56E5"/>
    <w:rsid w:val="79142376"/>
    <w:rsid w:val="791505C8"/>
    <w:rsid w:val="79244ACC"/>
    <w:rsid w:val="792F0F95"/>
    <w:rsid w:val="79374472"/>
    <w:rsid w:val="79466D39"/>
    <w:rsid w:val="794837A4"/>
    <w:rsid w:val="79517126"/>
    <w:rsid w:val="79570A7B"/>
    <w:rsid w:val="79607369"/>
    <w:rsid w:val="79690EC4"/>
    <w:rsid w:val="796B79D3"/>
    <w:rsid w:val="79863274"/>
    <w:rsid w:val="799A7968"/>
    <w:rsid w:val="799D05BD"/>
    <w:rsid w:val="79A33E26"/>
    <w:rsid w:val="79AA6D6E"/>
    <w:rsid w:val="79AE27CB"/>
    <w:rsid w:val="79BD47BC"/>
    <w:rsid w:val="79CD5F55"/>
    <w:rsid w:val="79D264B9"/>
    <w:rsid w:val="79F97BD8"/>
    <w:rsid w:val="79FE3A91"/>
    <w:rsid w:val="7A260E47"/>
    <w:rsid w:val="7A351AB3"/>
    <w:rsid w:val="7A3727C0"/>
    <w:rsid w:val="7A3E58FC"/>
    <w:rsid w:val="7A432F13"/>
    <w:rsid w:val="7A501A1D"/>
    <w:rsid w:val="7A573ED6"/>
    <w:rsid w:val="7A5C314A"/>
    <w:rsid w:val="7A6D7F90"/>
    <w:rsid w:val="7A747570"/>
    <w:rsid w:val="7A7636C2"/>
    <w:rsid w:val="7A7936AD"/>
    <w:rsid w:val="7A8B5318"/>
    <w:rsid w:val="7A8E473B"/>
    <w:rsid w:val="7A902A2C"/>
    <w:rsid w:val="7A9562AB"/>
    <w:rsid w:val="7AA37E55"/>
    <w:rsid w:val="7AC43866"/>
    <w:rsid w:val="7ACE4ED2"/>
    <w:rsid w:val="7ADB040A"/>
    <w:rsid w:val="7ADE098E"/>
    <w:rsid w:val="7AF56BAC"/>
    <w:rsid w:val="7B072192"/>
    <w:rsid w:val="7B073F40"/>
    <w:rsid w:val="7B0C54F2"/>
    <w:rsid w:val="7B1448AF"/>
    <w:rsid w:val="7B1C5168"/>
    <w:rsid w:val="7B1F5B45"/>
    <w:rsid w:val="7B25086A"/>
    <w:rsid w:val="7B4D01D8"/>
    <w:rsid w:val="7B65510B"/>
    <w:rsid w:val="7B72681C"/>
    <w:rsid w:val="7B7D06A6"/>
    <w:rsid w:val="7B8E711D"/>
    <w:rsid w:val="7B935AA1"/>
    <w:rsid w:val="7B9559F0"/>
    <w:rsid w:val="7BA37D65"/>
    <w:rsid w:val="7BC02341"/>
    <w:rsid w:val="7BCC15F0"/>
    <w:rsid w:val="7BCE0F02"/>
    <w:rsid w:val="7BD62203"/>
    <w:rsid w:val="7BE14791"/>
    <w:rsid w:val="7BE60B36"/>
    <w:rsid w:val="7C0D35DB"/>
    <w:rsid w:val="7C174657"/>
    <w:rsid w:val="7C183F2B"/>
    <w:rsid w:val="7C282253"/>
    <w:rsid w:val="7C3418DE"/>
    <w:rsid w:val="7C3C40BE"/>
    <w:rsid w:val="7C41172A"/>
    <w:rsid w:val="7C5A2796"/>
    <w:rsid w:val="7C637ABB"/>
    <w:rsid w:val="7C7478B9"/>
    <w:rsid w:val="7C7A4BE6"/>
    <w:rsid w:val="7C8E6F15"/>
    <w:rsid w:val="7CAF663E"/>
    <w:rsid w:val="7CF01C48"/>
    <w:rsid w:val="7CF032BD"/>
    <w:rsid w:val="7CFA011A"/>
    <w:rsid w:val="7CFF3059"/>
    <w:rsid w:val="7D0821F2"/>
    <w:rsid w:val="7D0C3A90"/>
    <w:rsid w:val="7D16490F"/>
    <w:rsid w:val="7D197F5B"/>
    <w:rsid w:val="7D1B3477"/>
    <w:rsid w:val="7D1F6CB7"/>
    <w:rsid w:val="7D2269CB"/>
    <w:rsid w:val="7D4C56DF"/>
    <w:rsid w:val="7D5A0C9F"/>
    <w:rsid w:val="7D621902"/>
    <w:rsid w:val="7D733B0F"/>
    <w:rsid w:val="7D7D6FA1"/>
    <w:rsid w:val="7D910439"/>
    <w:rsid w:val="7DA53314"/>
    <w:rsid w:val="7DB66434"/>
    <w:rsid w:val="7DB90FC9"/>
    <w:rsid w:val="7DBA2124"/>
    <w:rsid w:val="7DBE52DE"/>
    <w:rsid w:val="7DBF1EE8"/>
    <w:rsid w:val="7DDB1A21"/>
    <w:rsid w:val="7DDF5260"/>
    <w:rsid w:val="7DEA2140"/>
    <w:rsid w:val="7DED3AE0"/>
    <w:rsid w:val="7E03113A"/>
    <w:rsid w:val="7E0331EF"/>
    <w:rsid w:val="7E2542C7"/>
    <w:rsid w:val="7E260863"/>
    <w:rsid w:val="7E375606"/>
    <w:rsid w:val="7E4D20A2"/>
    <w:rsid w:val="7E576F8D"/>
    <w:rsid w:val="7E5C7813"/>
    <w:rsid w:val="7E61605D"/>
    <w:rsid w:val="7E6873EC"/>
    <w:rsid w:val="7E696CC0"/>
    <w:rsid w:val="7E74391E"/>
    <w:rsid w:val="7E7F64E4"/>
    <w:rsid w:val="7E933D3D"/>
    <w:rsid w:val="7E960410"/>
    <w:rsid w:val="7EA128FE"/>
    <w:rsid w:val="7EA61CC2"/>
    <w:rsid w:val="7EA96D7A"/>
    <w:rsid w:val="7EB10D93"/>
    <w:rsid w:val="7EBC783E"/>
    <w:rsid w:val="7ECB797B"/>
    <w:rsid w:val="7ECF2FC7"/>
    <w:rsid w:val="7ED93E46"/>
    <w:rsid w:val="7EED4BDD"/>
    <w:rsid w:val="7EFC23B8"/>
    <w:rsid w:val="7F2026D1"/>
    <w:rsid w:val="7F597F4F"/>
    <w:rsid w:val="7F691910"/>
    <w:rsid w:val="7F6C2F0C"/>
    <w:rsid w:val="7F766AB3"/>
    <w:rsid w:val="7F78365F"/>
    <w:rsid w:val="7F84525E"/>
    <w:rsid w:val="7F8973F0"/>
    <w:rsid w:val="7F8F6BFA"/>
    <w:rsid w:val="7FBA6FA7"/>
    <w:rsid w:val="7FC11A60"/>
    <w:rsid w:val="7FCB5E84"/>
    <w:rsid w:val="7FD367AA"/>
    <w:rsid w:val="7FD435AC"/>
    <w:rsid w:val="7FD7135B"/>
    <w:rsid w:val="7FE64DB4"/>
    <w:rsid w:val="7FED672C"/>
    <w:rsid w:val="7FF90B2F"/>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25D34F"/>
  <w15:docId w15:val="{4E2033EB-32BC-4A53-8E39-E043A8BDE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qFormat="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qFormat="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qFormat="1"/>
    <w:lsdException w:name="HTML Code" w:semiHidden="1" w:unhideWhenUsed="1" w:qFormat="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pBdr>
        <w:bottom w:val="single" w:sz="12" w:space="0" w:color="auto"/>
      </w:pBdr>
      <w:adjustRightInd w:val="0"/>
      <w:spacing w:after="60" w:line="240" w:lineRule="atLeast"/>
      <w:jc w:val="center"/>
      <w:textAlignment w:val="baseline"/>
      <w:outlineLvl w:val="0"/>
    </w:pPr>
    <w:rPr>
      <w:rFonts w:eastAsia="楷体"/>
      <w:b/>
      <w:kern w:val="0"/>
      <w:sz w:val="3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Calibri" w:hAnsi="Calibri"/>
      <w:sz w:val="20"/>
      <w:szCs w:val="20"/>
    </w:rPr>
  </w:style>
  <w:style w:type="paragraph" w:styleId="a4">
    <w:name w:val="Document Map"/>
    <w:basedOn w:val="a"/>
    <w:qFormat/>
    <w:rPr>
      <w:rFonts w:ascii="宋体"/>
      <w:sz w:val="18"/>
      <w:szCs w:val="18"/>
    </w:rPr>
  </w:style>
  <w:style w:type="paragraph" w:styleId="a5">
    <w:name w:val="annotation text"/>
    <w:basedOn w:val="a"/>
    <w:link w:val="a6"/>
    <w:uiPriority w:val="99"/>
    <w:qFormat/>
    <w:pPr>
      <w:jc w:val="left"/>
    </w:pPr>
  </w:style>
  <w:style w:type="paragraph" w:styleId="a7">
    <w:name w:val="Body Text"/>
    <w:basedOn w:val="a"/>
    <w:qFormat/>
    <w:pPr>
      <w:spacing w:after="120"/>
    </w:pPr>
  </w:style>
  <w:style w:type="paragraph" w:styleId="a8">
    <w:name w:val="Body Text Indent"/>
    <w:basedOn w:val="a"/>
    <w:qFormat/>
    <w:pPr>
      <w:spacing w:after="120"/>
      <w:ind w:leftChars="200" w:left="200"/>
    </w:pPr>
  </w:style>
  <w:style w:type="paragraph" w:styleId="a9">
    <w:name w:val="Plain Text"/>
    <w:basedOn w:val="a"/>
    <w:qFormat/>
    <w:rPr>
      <w:rFonts w:ascii="宋体"/>
      <w:sz w:val="18"/>
      <w:szCs w:val="18"/>
      <w:lang w:eastAsia="ja-JP"/>
    </w:rPr>
  </w:style>
  <w:style w:type="paragraph" w:styleId="2">
    <w:name w:val="Body Text Indent 2"/>
    <w:basedOn w:val="a"/>
    <w:qFormat/>
    <w:pPr>
      <w:spacing w:after="120" w:line="480" w:lineRule="auto"/>
      <w:ind w:leftChars="200" w:left="200"/>
    </w:pPr>
  </w:style>
  <w:style w:type="paragraph" w:styleId="aa">
    <w:name w:val="Balloon Text"/>
    <w:basedOn w:val="a"/>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d">
    <w:name w:val="Normal (Web)"/>
    <w:basedOn w:val="a"/>
    <w:qFormat/>
    <w:pPr>
      <w:widowControl/>
      <w:spacing w:before="100" w:beforeAutospacing="1" w:after="100" w:afterAutospacing="1"/>
      <w:jc w:val="left"/>
    </w:pPr>
    <w:rPr>
      <w:rFonts w:ascii="宋体" w:cs="宋体"/>
      <w:kern w:val="0"/>
      <w:sz w:val="24"/>
    </w:rPr>
  </w:style>
  <w:style w:type="paragraph" w:styleId="ae">
    <w:name w:val="annotation subject"/>
    <w:basedOn w:val="a5"/>
    <w:next w:val="a5"/>
    <w:qFormat/>
    <w:rPr>
      <w:b/>
      <w:bCs/>
    </w:rPr>
  </w:style>
  <w:style w:type="paragraph" w:styleId="20">
    <w:name w:val="Body Text First Indent 2"/>
    <w:basedOn w:val="a8"/>
    <w:qFormat/>
    <w:pPr>
      <w:snapToGrid w:val="0"/>
      <w:spacing w:line="360" w:lineRule="auto"/>
      <w:ind w:firstLineChars="200" w:firstLine="200"/>
      <w:textAlignment w:val="baseline"/>
    </w:pPr>
    <w:rPr>
      <w:rFonts w:eastAsia="楷体_GB2312"/>
      <w:sz w:val="28"/>
      <w:szCs w:val="28"/>
    </w:rPr>
  </w:style>
  <w:style w:type="table" w:styleId="af">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Strong"/>
    <w:qFormat/>
    <w:rPr>
      <w:rFonts w:ascii="Times New Roman" w:eastAsia="宋体" w:hAnsi="Times New Roman" w:cs="Times New Roman"/>
      <w:b/>
    </w:rPr>
  </w:style>
  <w:style w:type="character" w:styleId="af1">
    <w:name w:val="page number"/>
    <w:qFormat/>
    <w:rPr>
      <w:rFonts w:ascii="Times New Roman" w:eastAsia="宋体" w:hAnsi="Times New Roman" w:cs="Times New Roman"/>
    </w:rPr>
  </w:style>
  <w:style w:type="character" w:styleId="af2">
    <w:name w:val="Emphasis"/>
    <w:qFormat/>
    <w:rPr>
      <w:rFonts w:ascii="Times New Roman" w:eastAsia="宋体" w:hAnsi="Times New Roman" w:cs="Times New Roman"/>
      <w:color w:val="CC0000"/>
    </w:rPr>
  </w:style>
  <w:style w:type="character" w:styleId="af3">
    <w:name w:val="line number"/>
    <w:qFormat/>
    <w:rPr>
      <w:rFonts w:ascii="Times New Roman" w:eastAsia="宋体" w:hAnsi="Times New Roman" w:cs="Times New Roman"/>
    </w:rPr>
  </w:style>
  <w:style w:type="character" w:styleId="af4">
    <w:name w:val="Hyperlink"/>
    <w:basedOn w:val="a0"/>
    <w:qFormat/>
    <w:rPr>
      <w:rFonts w:ascii="Times New Roman" w:eastAsia="宋体" w:hAnsi="Times New Roman" w:cs="Times New Roman"/>
      <w:color w:val="0000FF"/>
      <w:u w:val="single"/>
    </w:rPr>
  </w:style>
  <w:style w:type="character" w:styleId="HTML0">
    <w:name w:val="HTML Code"/>
    <w:basedOn w:val="a0"/>
    <w:semiHidden/>
    <w:unhideWhenUsed/>
    <w:qFormat/>
    <w:rPr>
      <w:rFonts w:ascii="Courier New" w:hAnsi="Courier New"/>
      <w:sz w:val="20"/>
    </w:rPr>
  </w:style>
  <w:style w:type="character" w:styleId="af5">
    <w:name w:val="annotation reference"/>
    <w:uiPriority w:val="99"/>
    <w:qFormat/>
    <w:rPr>
      <w:rFonts w:ascii="Times New Roman" w:eastAsia="宋体" w:hAnsi="Times New Roman" w:cs="Times New Roman"/>
      <w:sz w:val="21"/>
    </w:rPr>
  </w:style>
  <w:style w:type="character" w:styleId="HTML1">
    <w:name w:val="HTML Cite"/>
    <w:qFormat/>
    <w:rPr>
      <w:rFonts w:ascii="Times New Roman" w:eastAsia="宋体" w:hAnsi="Times New Roman" w:cs="Times New Roman"/>
      <w:i/>
    </w:rPr>
  </w:style>
  <w:style w:type="character" w:customStyle="1" w:styleId="a6">
    <w:name w:val="批注文字 字符"/>
    <w:link w:val="a5"/>
    <w:uiPriority w:val="99"/>
    <w:qFormat/>
    <w:rPr>
      <w:rFonts w:ascii="Times New Roman" w:eastAsia="宋体" w:hAnsi="Times New Roman" w:cs="Times New Roman"/>
      <w:kern w:val="2"/>
      <w:sz w:val="21"/>
      <w:szCs w:val="24"/>
    </w:rPr>
  </w:style>
  <w:style w:type="paragraph" w:customStyle="1" w:styleId="af6">
    <w:name w:val="È¡ÀÊ¡ÎÄ¡À¾"/>
    <w:basedOn w:val="a"/>
    <w:uiPriority w:val="99"/>
    <w:qFormat/>
    <w:pPr>
      <w:widowControl/>
      <w:overflowPunct w:val="0"/>
      <w:autoSpaceDE w:val="0"/>
      <w:autoSpaceDN w:val="0"/>
      <w:adjustRightInd w:val="0"/>
      <w:jc w:val="left"/>
      <w:textAlignment w:val="baseline"/>
    </w:pPr>
    <w:rPr>
      <w:kern w:val="0"/>
      <w:sz w:val="24"/>
      <w:szCs w:val="20"/>
    </w:rPr>
  </w:style>
  <w:style w:type="character" w:customStyle="1" w:styleId="searcharrow">
    <w:name w:val="searcharrow"/>
    <w:qFormat/>
    <w:rPr>
      <w:rFonts w:ascii="Times New Roman" w:eastAsia="宋体" w:hAnsi="Times New Roman" w:cs="Times New Roman"/>
    </w:rPr>
  </w:style>
  <w:style w:type="character" w:customStyle="1" w:styleId="patentcontentblock1">
    <w:name w:val="patentcontentblock1"/>
    <w:qFormat/>
    <w:rPr>
      <w:rFonts w:ascii="Times New Roman" w:eastAsia="宋体" w:hAnsi="Times New Roman" w:cs="Times New Roman"/>
      <w:color w:val="000000"/>
      <w:sz w:val="20"/>
    </w:rPr>
  </w:style>
  <w:style w:type="character" w:customStyle="1" w:styleId="ttag">
    <w:name w:val="t_tag"/>
    <w:qFormat/>
    <w:rPr>
      <w:rFonts w:ascii="Times New Roman" w:eastAsia="宋体" w:hAnsi="Times New Roman" w:cs="Times New Roman"/>
    </w:rPr>
  </w:style>
  <w:style w:type="character" w:customStyle="1" w:styleId="apple-converted-space">
    <w:name w:val="apple-converted-space"/>
    <w:qFormat/>
    <w:rPr>
      <w:rFonts w:ascii="Times New Roman" w:eastAsia="宋体" w:hAnsi="Times New Roman" w:cs="Times New Roman"/>
    </w:rPr>
  </w:style>
  <w:style w:type="paragraph" w:customStyle="1" w:styleId="10">
    <w:name w:val="列出段落1"/>
    <w:basedOn w:val="a"/>
    <w:qFormat/>
    <w:pPr>
      <w:ind w:firstLineChars="200" w:firstLine="200"/>
    </w:pPr>
    <w:rPr>
      <w:rFonts w:ascii="Calibri" w:hAnsi="Calibri"/>
      <w:szCs w:val="22"/>
      <w:lang w:val="zh-CN"/>
    </w:rPr>
  </w:style>
  <w:style w:type="paragraph" w:customStyle="1" w:styleId="af7">
    <w:name w:val="习惯格式之小四缩二段间五"/>
    <w:basedOn w:val="a"/>
    <w:qFormat/>
    <w:pPr>
      <w:widowControl/>
      <w:spacing w:before="120" w:after="100" w:line="360" w:lineRule="auto"/>
      <w:ind w:firstLineChars="200" w:firstLine="200"/>
      <w:jc w:val="left"/>
    </w:pPr>
    <w:rPr>
      <w:rFonts w:ascii="Verdana" w:hAnsi="Verdana" w:cs="宋体"/>
      <w:color w:val="000000"/>
      <w:kern w:val="0"/>
      <w:sz w:val="24"/>
    </w:rPr>
  </w:style>
  <w:style w:type="paragraph" w:customStyle="1" w:styleId="5">
    <w:name w:val="段5#"/>
    <w:basedOn w:val="a"/>
    <w:qFormat/>
    <w:pPr>
      <w:spacing w:line="360" w:lineRule="exact"/>
      <w:ind w:firstLineChars="200" w:firstLine="200"/>
    </w:pPr>
    <w:rPr>
      <w:szCs w:val="21"/>
    </w:rPr>
  </w:style>
  <w:style w:type="paragraph" w:customStyle="1" w:styleId="50">
    <w:name w:val="正文表题5#"/>
    <w:next w:val="5"/>
    <w:qFormat/>
    <w:pPr>
      <w:tabs>
        <w:tab w:val="left" w:pos="0"/>
      </w:tabs>
      <w:spacing w:beforeLines="50" w:afterLines="50" w:line="360" w:lineRule="exact"/>
      <w:jc w:val="center"/>
    </w:pPr>
    <w:rPr>
      <w:rFonts w:ascii="Arial" w:eastAsia="黑体" w:hAnsi="Arial"/>
      <w:kern w:val="2"/>
      <w:sz w:val="21"/>
      <w:szCs w:val="21"/>
    </w:rPr>
  </w:style>
  <w:style w:type="paragraph" w:customStyle="1" w:styleId="ParaChar">
    <w:name w:val="默认段落字体 Para Char"/>
    <w:basedOn w:val="a"/>
    <w:qFormat/>
    <w:rPr>
      <w:sz w:val="22"/>
      <w:szCs w:val="20"/>
    </w:rPr>
  </w:style>
  <w:style w:type="paragraph" w:customStyle="1" w:styleId="af8">
    <w:name w:val="编写建议"/>
    <w:basedOn w:val="a"/>
    <w:qFormat/>
    <w:pPr>
      <w:autoSpaceDE w:val="0"/>
      <w:autoSpaceDN w:val="0"/>
      <w:adjustRightInd w:val="0"/>
      <w:spacing w:line="360" w:lineRule="auto"/>
      <w:ind w:left="1134"/>
    </w:pPr>
    <w:rPr>
      <w:i/>
      <w:iCs/>
      <w:color w:val="0000FF"/>
      <w:kern w:val="0"/>
      <w:szCs w:val="21"/>
    </w:rPr>
  </w:style>
  <w:style w:type="paragraph" w:customStyle="1" w:styleId="51">
    <w:name w:val="字母列项5#"/>
    <w:qFormat/>
    <w:pPr>
      <w:tabs>
        <w:tab w:val="left" w:pos="0"/>
      </w:tabs>
      <w:spacing w:line="360" w:lineRule="exact"/>
      <w:ind w:left="840" w:hanging="420"/>
    </w:pPr>
    <w:rPr>
      <w:kern w:val="2"/>
      <w:sz w:val="21"/>
      <w:szCs w:val="21"/>
    </w:rPr>
  </w:style>
  <w:style w:type="paragraph" w:customStyle="1" w:styleId="11">
    <w:name w:val="修订1"/>
    <w:qFormat/>
    <w:rPr>
      <w:kern w:val="2"/>
      <w:sz w:val="21"/>
      <w:szCs w:val="24"/>
    </w:rPr>
  </w:style>
  <w:style w:type="paragraph" w:customStyle="1" w:styleId="af9">
    <w:name w:val="习惯样式小四段五"/>
    <w:basedOn w:val="a"/>
    <w:qFormat/>
    <w:pPr>
      <w:widowControl/>
      <w:spacing w:beforeLines="50" w:afterLines="50" w:line="360" w:lineRule="auto"/>
      <w:ind w:firstLineChars="200" w:firstLine="200"/>
    </w:pPr>
    <w:rPr>
      <w:sz w:val="24"/>
    </w:rPr>
  </w:style>
  <w:style w:type="paragraph" w:customStyle="1" w:styleId="pic-info">
    <w:name w:val="pic-info"/>
    <w:basedOn w:val="a"/>
    <w:qFormat/>
    <w:pPr>
      <w:widowControl/>
      <w:spacing w:before="100" w:beforeAutospacing="1" w:after="100" w:afterAutospacing="1"/>
      <w:jc w:val="left"/>
    </w:pPr>
    <w:rPr>
      <w:rFonts w:ascii="宋体" w:cs="宋体"/>
      <w:kern w:val="0"/>
      <w:sz w:val="24"/>
    </w:rPr>
  </w:style>
  <w:style w:type="paragraph" w:customStyle="1" w:styleId="21">
    <w:name w:val="修订2"/>
    <w:hidden/>
    <w:uiPriority w:val="99"/>
    <w:unhideWhenUsed/>
    <w:qFormat/>
    <w:rPr>
      <w:kern w:val="2"/>
      <w:sz w:val="21"/>
      <w:szCs w:val="24"/>
    </w:rPr>
  </w:style>
  <w:style w:type="paragraph" w:customStyle="1" w:styleId="3">
    <w:name w:val="修订3"/>
    <w:hidden/>
    <w:uiPriority w:val="99"/>
    <w:semiHidden/>
    <w:qFormat/>
    <w:rPr>
      <w:kern w:val="2"/>
      <w:sz w:val="21"/>
      <w:szCs w:val="24"/>
    </w:rPr>
  </w:style>
  <w:style w:type="paragraph" w:styleId="afa">
    <w:name w:val="List Paragraph"/>
    <w:basedOn w:val="a"/>
    <w:uiPriority w:val="34"/>
    <w:qFormat/>
    <w:pPr>
      <w:adjustRightInd w:val="0"/>
      <w:ind w:firstLineChars="200" w:firstLine="420"/>
      <w:textAlignment w:val="baseline"/>
    </w:pPr>
    <w:rPr>
      <w:szCs w:val="20"/>
    </w:rPr>
  </w:style>
  <w:style w:type="paragraph" w:customStyle="1" w:styleId="4">
    <w:name w:val="修订4"/>
    <w:hidden/>
    <w:uiPriority w:val="99"/>
    <w:unhideWhenUsed/>
    <w:qFormat/>
    <w:rPr>
      <w:kern w:val="2"/>
      <w:sz w:val="21"/>
      <w:szCs w:val="24"/>
    </w:rPr>
  </w:style>
  <w:style w:type="paragraph" w:customStyle="1" w:styleId="t2">
    <w:name w:val="t2"/>
    <w:basedOn w:val="a"/>
    <w:qFormat/>
    <w:rPr>
      <w:sz w:val="28"/>
    </w:rPr>
  </w:style>
  <w:style w:type="paragraph" w:customStyle="1" w:styleId="afb">
    <w:name w:val="表格列表"/>
    <w:basedOn w:val="a"/>
    <w:autoRedefine/>
    <w:qFormat/>
  </w:style>
  <w:style w:type="table" w:customStyle="1" w:styleId="12">
    <w:name w:val="网格型1"/>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qFormat/>
    <w:pPr>
      <w:tabs>
        <w:tab w:val="center" w:pos="4820"/>
        <w:tab w:val="right" w:pos="9640"/>
      </w:tabs>
      <w:spacing w:before="60" w:line="400" w:lineRule="exact"/>
    </w:pPr>
    <w:rPr>
      <w:rFonts w:ascii="宋体" w:hAnsi="宋体"/>
      <w:sz w:val="24"/>
      <w:szCs w:val="22"/>
    </w:rPr>
  </w:style>
  <w:style w:type="character" w:customStyle="1" w:styleId="1Char">
    <w:name w:val="样式1 Char"/>
    <w:link w:val="13"/>
    <w:qFormat/>
    <w:rPr>
      <w:rFonts w:ascii="Segoe UI" w:eastAsia="等线" w:hAnsi="Segoe UI"/>
      <w:snapToGrid/>
      <w:color w:val="1F2329"/>
      <w:kern w:val="0"/>
      <w:sz w:val="24"/>
      <w:szCs w:val="27"/>
      <w:shd w:val="clear" w:color="auto" w:fill="FFFFFF"/>
    </w:rPr>
  </w:style>
  <w:style w:type="paragraph" w:customStyle="1" w:styleId="13">
    <w:name w:val="样式1"/>
    <w:basedOn w:val="a"/>
    <w:link w:val="1Char"/>
    <w:qFormat/>
    <w:pPr>
      <w:widowControl/>
      <w:shd w:val="clear" w:color="auto" w:fill="FFFFFF"/>
      <w:spacing w:before="120" w:line="400" w:lineRule="exact"/>
      <w:ind w:firstLineChars="200" w:firstLine="200"/>
      <w:jc w:val="left"/>
    </w:pPr>
    <w:rPr>
      <w:rFonts w:ascii="Segoe UI" w:eastAsia="等线" w:hAnsi="Segoe UI"/>
      <w:color w:val="1F2329"/>
      <w:kern w:val="0"/>
      <w:sz w:val="24"/>
      <w:szCs w:val="27"/>
      <w:shd w:val="clear" w:color="auto" w:fill="FFFFFF"/>
    </w:rPr>
  </w:style>
  <w:style w:type="character" w:customStyle="1" w:styleId="katex-mathml">
    <w:name w:val="katex-mathml"/>
    <w:basedOn w:val="a0"/>
    <w:qFormat/>
  </w:style>
  <w:style w:type="paragraph" w:customStyle="1" w:styleId="52">
    <w:name w:val="修订5"/>
    <w:hidden/>
    <w:uiPriority w:val="99"/>
    <w:unhideWhenUsed/>
    <w:qFormat/>
    <w:rPr>
      <w:kern w:val="2"/>
      <w:sz w:val="21"/>
      <w:szCs w:val="24"/>
    </w:rPr>
  </w:style>
  <w:style w:type="paragraph" w:customStyle="1" w:styleId="6">
    <w:name w:val="修订6"/>
    <w:hidden/>
    <w:uiPriority w:val="99"/>
    <w:unhideWhenUsed/>
    <w:qFormat/>
    <w:rPr>
      <w:kern w:val="2"/>
      <w:sz w:val="21"/>
      <w:szCs w:val="24"/>
    </w:rPr>
  </w:style>
  <w:style w:type="paragraph" w:customStyle="1" w:styleId="7">
    <w:name w:val="修订7"/>
    <w:hidden/>
    <w:uiPriority w:val="99"/>
    <w:semiHidden/>
    <w:qFormat/>
    <w:rPr>
      <w:kern w:val="2"/>
      <w:sz w:val="21"/>
      <w:szCs w:val="24"/>
    </w:rPr>
  </w:style>
  <w:style w:type="paragraph" w:customStyle="1" w:styleId="8">
    <w:name w:val="修订8"/>
    <w:hidden/>
    <w:uiPriority w:val="99"/>
    <w:unhideWhenUsed/>
    <w:qFormat/>
    <w:rPr>
      <w:kern w:val="2"/>
      <w:sz w:val="21"/>
      <w:szCs w:val="24"/>
    </w:rPr>
  </w:style>
  <w:style w:type="paragraph" w:customStyle="1" w:styleId="9">
    <w:name w:val="修订9"/>
    <w:hidden/>
    <w:uiPriority w:val="99"/>
    <w:unhideWhenUsed/>
    <w:qFormat/>
    <w:rPr>
      <w:kern w:val="2"/>
      <w:sz w:val="21"/>
      <w:szCs w:val="24"/>
    </w:rPr>
  </w:style>
  <w:style w:type="paragraph" w:customStyle="1" w:styleId="100">
    <w:name w:val="修订10"/>
    <w:hidden/>
    <w:uiPriority w:val="99"/>
    <w:unhideWhenUsed/>
    <w:qFormat/>
    <w:rPr>
      <w:kern w:val="2"/>
      <w:sz w:val="21"/>
      <w:szCs w:val="24"/>
    </w:rPr>
  </w:style>
  <w:style w:type="paragraph" w:styleId="afc">
    <w:name w:val="Revision"/>
    <w:hidden/>
    <w:uiPriority w:val="99"/>
    <w:unhideWhenUsed/>
    <w:rsid w:val="00E5624C"/>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package" Target="embeddings/Microsoft_Visio_Drawing1.vsdx"/><Relationship Id="rId21" Type="http://schemas.openxmlformats.org/officeDocument/2006/relationships/oleObject" Target="embeddings/oleObject4.bin"/><Relationship Id="rId34" Type="http://schemas.openxmlformats.org/officeDocument/2006/relationships/oleObject" Target="embeddings/oleObject11.bin"/><Relationship Id="rId42" Type="http://schemas.openxmlformats.org/officeDocument/2006/relationships/package" Target="embeddings/Microsoft_Visio_Drawing2.vsdx"/><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w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oleObject" Target="embeddings/oleObject10.bin"/><Relationship Id="rId37" Type="http://schemas.openxmlformats.org/officeDocument/2006/relationships/package" Target="embeddings/Microsoft_Visio_Drawing.vsdx"/><Relationship Id="rId40" Type="http://schemas.openxmlformats.org/officeDocument/2006/relationships/image" Target="media/image13.png"/><Relationship Id="rId45"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1.emf"/><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image" Target="media/image9.wmf"/><Relationship Id="rId44" Type="http://schemas.openxmlformats.org/officeDocument/2006/relationships/oleObject" Target="embeddings/Microsoft_Visio_2003-2010_Drawing.vsd"/><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oleObject" Target="embeddings/oleObject9.bin"/><Relationship Id="rId35" Type="http://schemas.openxmlformats.org/officeDocument/2006/relationships/header" Target="header4.xml"/><Relationship Id="rId43" Type="http://schemas.openxmlformats.org/officeDocument/2006/relationships/image" Target="media/image15.emf"/><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image" Target="media/image10.wmf"/><Relationship Id="rId38" Type="http://schemas.openxmlformats.org/officeDocument/2006/relationships/image" Target="media/image12.emf"/><Relationship Id="rId46" Type="http://schemas.openxmlformats.org/officeDocument/2006/relationships/fontTable" Target="fontTable.xml"/><Relationship Id="rId20" Type="http://schemas.openxmlformats.org/officeDocument/2006/relationships/image" Target="media/image4.wmf"/><Relationship Id="rId41" Type="http://schemas.openxmlformats.org/officeDocument/2006/relationships/image" Target="media/image1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ractReview xmlns="http://schemas.wps.cn/vas-ai-hub/contract-review">
  <reviewItems>
    <reviewItem>
      <errorID>3cc24935-f244-4a78-b7a6-71bd4589789f</errorID>
      <errorWord>、以及</errorWord>
      <group>L1_Punc</group>
      <groupName>标点问题</groupName>
      <ability>L2_Punc</ability>
      <abilityName>标点符号检查</abilityName>
      <candidateList>
        <item>，以及</item>
      </candidateList>
      <explain>连接词前后不宜使用顿号，建议使用逗号。</explain>
      <paraID>6039A176</paraID>
      <start>82</start>
      <end>85</end>
      <status>unmodified</status>
      <modifiedWord/>
      <trackRevisions>false</trackRevisions>
    </reviewItem>
    <reviewItem>
      <errorID>a362a566-cc36-48d7-bf1b-eec09aa4099f</errorID>
      <errorWord>16．</errorWord>
      <group>L1_Format</group>
      <groupName>格式问题</groupName>
      <ability>L2_Ordinal</ability>
      <abilityName>序号格式</abilityName>
      <candidateList>
        <item>16.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6039A192</paraID>
      <start>0</start>
      <end>3</end>
      <status>unmodified</status>
      <modifiedWord/>
      <trackRevisions>false</trackRevisions>
    </reviewItem>
    <reviewItem>
      <errorID>ac05b1e5-c794-4fef-81e2-f26c4a696070</errorID>
      <errorWord>、以及</errorWord>
      <group>L1_Punc</group>
      <groupName>标点问题</groupName>
      <ability>L2_Punc</ability>
      <abilityName>标点符号检查</abilityName>
      <candidateList>
        <item>，以及</item>
      </candidateList>
      <explain>连接词前后不宜使用顿号，建议使用逗号。</explain>
      <paraID>11B671AC</paraID>
      <start>54</start>
      <end>57</end>
      <status>unmodified</status>
      <modifiedWord/>
      <trackRevisions>false</trackRevisions>
    </reviewItem>
    <reviewItem>
      <errorID>48645604-c5f4-4194-84f0-db71c937de6c</errorID>
      <errorWord>、以及</errorWord>
      <group>L1_Punc</group>
      <groupName>标点问题</groupName>
      <ability>L2_Punc</ability>
      <abilityName>标点符号检查</abilityName>
      <candidateList>
        <item>，以及</item>
      </candidateList>
      <explain>连接词前后不宜使用顿号，建议使用逗号。</explain>
      <paraID>21BE21A6</paraID>
      <start>234</start>
      <end>237</end>
      <status>unmodified</status>
      <modifiedWord/>
      <trackRevisions>false</trackRevisions>
    </reviewItem>
    <reviewItem>
      <errorID>8fffb6c7-6bf6-4547-9981-2858a72b1eea</errorID>
      <errorWord>、以及</errorWord>
      <group>L1_Punc</group>
      <groupName>标点问题</groupName>
      <ability>L2_Punc</ability>
      <abilityName>标点符号检查</abilityName>
      <candidateList>
        <item>，以及</item>
      </candidateList>
      <explain>连接词前后不宜使用顿号，建议使用逗号。</explain>
      <paraID>2AFA3A86</paraID>
      <start>244</start>
      <end>247</end>
      <status>unmodified</status>
      <modifiedWord/>
      <trackRevisions>false</trackRevisions>
    </reviewItem>
    <reviewItem>
      <errorID>f66ff08a-a1e9-4c99-bebd-7ac1a30041d4</errorID>
      <errorWord>、以及</errorWord>
      <group>L1_Punc</group>
      <groupName>标点问题</groupName>
      <ability>L2_Punc</ability>
      <abilityName>标点符号检查</abilityName>
      <candidateList>
        <item>，以及</item>
      </candidateList>
      <explain>连接词前后不宜使用顿号，建议使用逗号。</explain>
      <paraID> 879C973</paraID>
      <start>207</start>
      <end>210</end>
      <status>unmodified</status>
      <modifiedWord/>
      <trackRevisions>false</trackRevisions>
    </reviewItem>
    <reviewItem>
      <errorID>9260cee7-56fc-47ce-a232-94b3fe4f08e1</errorID>
      <errorWord>、以及</errorWord>
      <group>L1_Punc</group>
      <groupName>标点问题</groupName>
      <ability>L2_Punc</ability>
      <abilityName>标点符号检查</abilityName>
      <candidateList>
        <item>，以及</item>
      </candidateList>
      <explain>连接词前后不宜使用顿号，建议使用逗号。</explain>
      <paraID>3D4ACCF8</paraID>
      <start>197</start>
      <end>200</end>
      <status>unmodified</status>
      <modifiedWord/>
      <trackRevisions>false</trackRevisions>
    </reviewItem>
    <reviewItem>
      <errorID>6be07870-e2cb-417e-abc2-f2679d199686</errorID>
      <errorWord>上作</errorWord>
      <group>L1_Word</group>
      <groupName>字词问题</groupName>
      <ability>L2_Typo</ability>
      <abilityName>字词错误</abilityName>
      <candidateList>
        <item>上做</item>
      </candidateList>
      <explain/>
      <paraID>3D1E600A</paraID>
      <start>75</start>
      <end>77</end>
      <status>unmodified</status>
      <modifiedWord/>
      <trackRevisions>false</trackRevisions>
    </reviewItem>
    <reviewItem>
      <errorID>45aa0d68-4569-4e65-b88d-183c8fdcad11</errorID>
      <errorWord>,..,</errorWord>
      <group>L1_Punc</group>
      <groupName>标点问题</groupName>
      <ability>L2_Punc</ability>
      <abilityName>标点符号检查</abilityName>
      <candidateList>
        <item>,</item>
      </candidateList>
      <explain/>
      <paraID>46C7964D</paraID>
      <start>56</start>
      <end>60</end>
      <status>unmodified</status>
      <modifiedWord/>
      <trackRevisions>false</trackRevisions>
    </reviewItem>
    <reviewItem>
      <errorID>67a6546a-0fbc-4920-8fc3-f0d6e98b498f</errorID>
      <errorWord>)</errorWord>
      <group>L1_Format</group>
      <groupName>格式问题</groupName>
      <ability>L2_HalfPunc</ability>
      <abilityName>全半角检查</abilityName>
      <candidateList>
        <item>）</item>
      </candidateList>
      <explain>文本全半角错误。</explain>
      <paraID>46C7964D</paraID>
      <start>167</start>
      <end>168</end>
      <status>unmodified</status>
      <modifiedWord/>
      <trackRevisions>false</trackRevisions>
    </reviewItem>
    <reviewItem>
      <errorID>d06d84a5-a240-497c-b0f4-0f4c293f0980</errorID>
      <errorWord>其它</errorWord>
      <group>L1_Word</group>
      <groupName>字词问题</groupName>
      <ability>L2_Alias</ability>
      <abilityName>也作/曾用词</abilityName>
      <candidateList>
        <item>其他</item>
      </candidateList>
      <explain>词汇[其它]为不规范表述或旧称，其规范书面表述为[其他]。</explain>
      <paraID>66DE91B9</paraID>
      <start>24</start>
      <end>26</end>
      <status>unmodified</status>
      <modifiedWord/>
      <trackRevisions>false</trackRevisions>
    </reviewItem>
    <reviewItem>
      <errorID>499e2827-ad2f-45a6-ab54-c42420c91e28</errorID>
      <errorWord>、或者</errorWord>
      <group>L1_Word</group>
      <groupName>字词问题</groupName>
      <ability>L2_Typo</ability>
      <abilityName>字词错误</abilityName>
      <candidateList>
        <item>，或者</item>
      </candidateList>
      <explain/>
      <paraID>5B86A313</paraID>
      <start>107</start>
      <end>110</end>
      <status>unmodified</status>
      <modifiedWord/>
      <trackRevisions>false</trackRevisions>
    </reviewItem>
    <reviewItem>
      <errorID>ab7bdea9-c597-4a89-a7ae-3ccb2e78887b</errorID>
      <errorWord>许多其它</errorWord>
      <group>L1_Word</group>
      <groupName>字词问题</groupName>
      <ability>L2_Alias</ability>
      <abilityName>也作/曾用词</abilityName>
      <candidateList>
        <item>许多其他</item>
      </candidateList>
      <explain>词汇[许多其它]为不规范表述或旧称，其规范书面表述为[许多其他]。</explain>
      <paraID> D163AC2</paraID>
      <start>135</start>
      <end>139</end>
      <status>unmodified</status>
      <modifiedWord/>
      <trackRevisions>false</trackRevisions>
    </reviewItem>
    <reviewItem>
      <errorID>ae2e9b1f-1c31-485f-a33a-891a9967bf46</errorID>
      <errorWord>其它</errorWord>
      <group>L1_Word</group>
      <groupName>字词问题</groupName>
      <ability>L2_Alias</ability>
      <abilityName>也作/曾用词</abilityName>
      <candidateList>
        <item>其他</item>
      </candidateList>
      <explain>词汇[其它]为不规范表述或旧称，其规范书面表述为[其他]。</explain>
      <paraID>28D8D6D5</paraID>
      <start>65</start>
      <end>67</end>
      <status>unmodified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FB475-59BB-44CD-96F6-541D2022B2CF}">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A2E2D7D-6EFB-40E2-812D-5779223C2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27</Pages>
  <Words>6497</Words>
  <Characters>7928</Characters>
  <Application>Microsoft Office Word</Application>
  <DocSecurity>0</DocSecurity>
  <Lines>360</Lines>
  <Paragraphs>313</Paragraphs>
  <ScaleCrop>false</ScaleCrop>
  <Company>Sky123.Org</Company>
  <LinksUpToDate>false</LinksUpToDate>
  <CharactersWithSpaces>14112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dc:title>
  <dc:creator>yangying</dc:creator>
  <cp:lastModifiedBy>xiaofeng zhao</cp:lastModifiedBy>
  <cp:revision>50</cp:revision>
  <cp:lastPrinted>2012-06-14T02:00:00Z</cp:lastPrinted>
  <dcterms:created xsi:type="dcterms:W3CDTF">2026-04-14T08:15:00Z</dcterms:created>
  <dcterms:modified xsi:type="dcterms:W3CDTF">2026-06-13T06:02:00Z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1CBEB8CC63A140B1AC834B7854E6537C_13</vt:lpwstr>
  </property>
  <property fmtid="{D5CDD505-2E9C-101B-9397-08002B2CF9AE}" pid="4" name="KSOTemplateDocerSaveRecord">
    <vt:lpwstr>eyJoZGlkIjoiM2FkNTIxMThlMzczMTVlZGNmZTVjMGY3Y2Q2YjU2NmMiLCJ1c2VySWQiOiIyNDk5NDk1MzYifQ==</vt:lpwstr>
  </property>
</Properties>
</file>